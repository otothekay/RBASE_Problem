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D419D" w14:textId="1313F484" w:rsidR="002C4D9A" w:rsidRDefault="003D7846" w:rsidP="002C4D9A">
      <w:pPr>
        <w:pStyle w:val="Title"/>
        <w:rPr>
          <w:rFonts w:ascii="Times New Roman" w:hAnsi="Times New Roman" w:cs="Times New Roman"/>
        </w:rPr>
      </w:pPr>
      <w:r>
        <w:rPr>
          <w:rFonts w:ascii="Times New Roman" w:hAnsi="Times New Roman" w:cs="Times New Roman"/>
        </w:rPr>
        <w:t xml:space="preserve">The Value of Deception in </w:t>
      </w:r>
      <w:r w:rsidR="23CAC586" w:rsidRPr="003D7846">
        <w:rPr>
          <w:rFonts w:ascii="Times New Roman" w:hAnsi="Times New Roman" w:cs="Times New Roman"/>
        </w:rPr>
        <w:t xml:space="preserve">Resilient Basing </w:t>
      </w:r>
    </w:p>
    <w:p w14:paraId="7F9836F4" w14:textId="77777777" w:rsidR="003D7846" w:rsidRPr="003D7846" w:rsidRDefault="003D7846" w:rsidP="003D7846"/>
    <w:p w14:paraId="492E63A3" w14:textId="662F2850" w:rsidR="002C4D9A" w:rsidRPr="003D7846" w:rsidRDefault="002C4D9A" w:rsidP="00151620">
      <w:pPr>
        <w:spacing w:after="0" w:line="240" w:lineRule="auto"/>
        <w:jc w:val="center"/>
        <w:rPr>
          <w:rFonts w:ascii="Times New Roman" w:hAnsi="Times New Roman" w:cs="Times New Roman"/>
        </w:rPr>
      </w:pPr>
      <w:r w:rsidRPr="003D7846">
        <w:rPr>
          <w:rFonts w:ascii="Times New Roman" w:hAnsi="Times New Roman" w:cs="Times New Roman"/>
        </w:rPr>
        <w:t>MAJ Olin Kennedy</w:t>
      </w:r>
    </w:p>
    <w:p w14:paraId="3A2A674B" w14:textId="3B27F585" w:rsidR="002C4D9A" w:rsidRPr="003D7846" w:rsidRDefault="002C4D9A" w:rsidP="00151620">
      <w:pPr>
        <w:spacing w:after="0" w:line="240" w:lineRule="auto"/>
        <w:jc w:val="center"/>
        <w:rPr>
          <w:rFonts w:ascii="Times New Roman" w:hAnsi="Times New Roman" w:cs="Times New Roman"/>
        </w:rPr>
      </w:pPr>
      <w:r w:rsidRPr="003D7846">
        <w:rPr>
          <w:rFonts w:ascii="Times New Roman" w:hAnsi="Times New Roman" w:cs="Times New Roman"/>
        </w:rPr>
        <w:t>Lt Elisha Palm</w:t>
      </w:r>
    </w:p>
    <w:p w14:paraId="0702B561" w14:textId="7BAA111D" w:rsidR="002C4D9A" w:rsidRPr="003D7846" w:rsidRDefault="002C4D9A" w:rsidP="00151620">
      <w:pPr>
        <w:spacing w:after="0" w:line="240" w:lineRule="auto"/>
        <w:jc w:val="center"/>
        <w:rPr>
          <w:rFonts w:ascii="Times New Roman" w:hAnsi="Times New Roman" w:cs="Times New Roman"/>
        </w:rPr>
      </w:pPr>
      <w:r w:rsidRPr="003D7846">
        <w:rPr>
          <w:rFonts w:ascii="Times New Roman" w:hAnsi="Times New Roman" w:cs="Times New Roman"/>
        </w:rPr>
        <w:t>Dr. Mark Gallagher</w:t>
      </w:r>
    </w:p>
    <w:p w14:paraId="465F740E" w14:textId="553C034B" w:rsidR="002C4D9A" w:rsidRDefault="002C4D9A" w:rsidP="00151620">
      <w:pPr>
        <w:spacing w:after="0" w:line="240" w:lineRule="auto"/>
        <w:jc w:val="center"/>
        <w:rPr>
          <w:rFonts w:ascii="Times New Roman" w:hAnsi="Times New Roman" w:cs="Times New Roman"/>
        </w:rPr>
      </w:pPr>
      <w:r w:rsidRPr="003D7846">
        <w:rPr>
          <w:rFonts w:ascii="Times New Roman" w:hAnsi="Times New Roman" w:cs="Times New Roman"/>
        </w:rPr>
        <w:t>Lt Col Timothy Holzmann, PhD</w:t>
      </w:r>
    </w:p>
    <w:p w14:paraId="7A57246B" w14:textId="77777777" w:rsidR="00151620" w:rsidRPr="003D7846" w:rsidRDefault="00151620" w:rsidP="00151620">
      <w:pPr>
        <w:spacing w:after="0" w:line="240" w:lineRule="auto"/>
        <w:jc w:val="center"/>
        <w:rPr>
          <w:rFonts w:ascii="Times New Roman" w:hAnsi="Times New Roman" w:cs="Times New Roman"/>
        </w:rPr>
      </w:pPr>
    </w:p>
    <w:p w14:paraId="3F643D6C" w14:textId="7FED6F86" w:rsidR="00B371AD" w:rsidRPr="003D7846" w:rsidRDefault="00B371AD" w:rsidP="00B371AD">
      <w:pPr>
        <w:jc w:val="center"/>
        <w:rPr>
          <w:rFonts w:ascii="Times New Roman" w:hAnsi="Times New Roman" w:cs="Times New Roman"/>
        </w:rPr>
      </w:pPr>
      <w:r w:rsidRPr="003D7846">
        <w:rPr>
          <w:rFonts w:ascii="Times New Roman" w:hAnsi="Times New Roman" w:cs="Times New Roman"/>
        </w:rPr>
        <w:t>Air Force Institute of Technology (AFIT)</w:t>
      </w:r>
      <w:r w:rsidRPr="003D7846">
        <w:rPr>
          <w:rFonts w:ascii="Times New Roman" w:hAnsi="Times New Roman" w:cs="Times New Roman"/>
        </w:rPr>
        <w:br/>
        <w:t>Wright-Patterson Air Force Base, Ohio</w:t>
      </w:r>
    </w:p>
    <w:p w14:paraId="5686C00F" w14:textId="54A16D48" w:rsidR="00151620" w:rsidRDefault="23CAC586" w:rsidP="2ED9072E">
      <w:pPr>
        <w:rPr>
          <w:rFonts w:ascii="Times New Roman" w:eastAsia="Times New Roman" w:hAnsi="Times New Roman" w:cs="Times New Roman"/>
          <w:sz w:val="24"/>
          <w:szCs w:val="24"/>
        </w:rPr>
      </w:pPr>
      <w:r w:rsidRPr="003D7846">
        <w:rPr>
          <w:rFonts w:ascii="Times New Roman" w:eastAsia="Times New Roman" w:hAnsi="Times New Roman" w:cs="Times New Roman"/>
          <w:sz w:val="24"/>
          <w:szCs w:val="24"/>
        </w:rPr>
        <w:t xml:space="preserve"> </w:t>
      </w:r>
      <w:r w:rsidR="00B371AD" w:rsidRPr="003D7846">
        <w:rPr>
          <w:rFonts w:ascii="Times New Roman" w:eastAsia="Times New Roman" w:hAnsi="Times New Roman" w:cs="Times New Roman"/>
          <w:b/>
          <w:sz w:val="24"/>
          <w:szCs w:val="24"/>
        </w:rPr>
        <w:t>Abstract</w:t>
      </w:r>
      <w:r w:rsidR="00B371AD" w:rsidRPr="003D7846">
        <w:rPr>
          <w:rFonts w:ascii="Times New Roman" w:eastAsia="Times New Roman" w:hAnsi="Times New Roman" w:cs="Times New Roman"/>
          <w:sz w:val="24"/>
          <w:szCs w:val="24"/>
        </w:rPr>
        <w:br/>
      </w:r>
      <w:r w:rsidR="00151620">
        <w:rPr>
          <w:rFonts w:ascii="Times New Roman" w:eastAsia="Times New Roman" w:hAnsi="Times New Roman" w:cs="Times New Roman"/>
          <w:sz w:val="24"/>
          <w:szCs w:val="24"/>
        </w:rPr>
        <w:t>Adversaries of the United States have prepared to attack the infrastructure of the air power.  ….</w:t>
      </w:r>
    </w:p>
    <w:p w14:paraId="7FA192D3" w14:textId="52FE61E5" w:rsidR="00D82834" w:rsidRPr="003D7846" w:rsidRDefault="00D82834" w:rsidP="00D82834">
      <w:pPr>
        <w:rPr>
          <w:rFonts w:ascii="Times New Roman" w:hAnsi="Times New Roman" w:cs="Times New Roman"/>
        </w:rPr>
      </w:pPr>
      <w:r>
        <w:rPr>
          <w:rFonts w:ascii="Times New Roman" w:hAnsi="Times New Roman" w:cs="Times New Roman"/>
        </w:rPr>
        <w:t>Our</w:t>
      </w:r>
      <w:r w:rsidRPr="003D7846">
        <w:rPr>
          <w:rFonts w:ascii="Times New Roman" w:hAnsi="Times New Roman" w:cs="Times New Roman"/>
        </w:rPr>
        <w:t xml:space="preserve"> Monte Carlo model confirms the insights of previous research that there is little that can be done if the enemy decides to conduct an overwhelming missile attack.  However, interesting insights are available if the missiles are considered scarce and the quantity of missiles used to attack aircraft on an airbase is roughly equal to the enemy’s assessment of the number of aircraft presents.  Desired outcomes such as getting the enemy to waste the maximum number of missiles (i.e. missiles that don’t hit targets) and maximizing the amount of aircraft available for retaliation sorties afterwards are able to affected by either inducing the enemy to overestimate the number of aircraft at the airbase, or underestimate the number of aircraft at an airbase, respectively.  </w:t>
      </w:r>
    </w:p>
    <w:p w14:paraId="748AB225" w14:textId="77777777" w:rsidR="00D82834" w:rsidRPr="003D7846" w:rsidRDefault="00D82834" w:rsidP="00D82834">
      <w:pPr>
        <w:rPr>
          <w:rFonts w:ascii="Times New Roman" w:hAnsi="Times New Roman" w:cs="Times New Roman"/>
        </w:rPr>
      </w:pPr>
      <w:r w:rsidRPr="003D7846">
        <w:rPr>
          <w:rFonts w:ascii="Times New Roman" w:hAnsi="Times New Roman" w:cs="Times New Roman"/>
        </w:rPr>
        <w:t xml:space="preserve">Additionally, we find that the cost of decoy aircraft dominates the solution space given that they are an order of magnitude cheaper than hardened shelters or even non-protective sunshade type shelters.  Recommendations based upon the findings of this study conclude that the Air Force should heavily consider the procurement of high-quality decoy aircraft and develop a concept of deceptive operations with the decoy aircraft that nests within the agile combat employment construct.  </w:t>
      </w:r>
    </w:p>
    <w:p w14:paraId="73D6A335" w14:textId="77777777" w:rsidR="00151620" w:rsidRDefault="00151620" w:rsidP="2ED9072E">
      <w:pPr>
        <w:rPr>
          <w:rFonts w:ascii="Times New Roman" w:eastAsia="Times New Roman" w:hAnsi="Times New Roman" w:cs="Times New Roman"/>
          <w:sz w:val="24"/>
          <w:szCs w:val="24"/>
        </w:rPr>
      </w:pPr>
    </w:p>
    <w:p w14:paraId="62051FF1" w14:textId="04E8D8ED" w:rsidR="48965AF6" w:rsidRPr="003D7846" w:rsidRDefault="00B371AD" w:rsidP="2ED9072E">
      <w:pPr>
        <w:rPr>
          <w:rFonts w:ascii="Times New Roman" w:eastAsia="Times New Roman" w:hAnsi="Times New Roman" w:cs="Times New Roman"/>
          <w:sz w:val="24"/>
          <w:szCs w:val="24"/>
        </w:rPr>
      </w:pPr>
      <w:r w:rsidRPr="003D7846">
        <w:rPr>
          <w:rFonts w:ascii="Times New Roman" w:eastAsia="Times New Roman" w:hAnsi="Times New Roman" w:cs="Times New Roman"/>
          <w:sz w:val="24"/>
          <w:szCs w:val="24"/>
        </w:rPr>
        <w:br/>
      </w:r>
      <w:r w:rsidRPr="003D7846">
        <w:rPr>
          <w:rFonts w:ascii="Times New Roman" w:eastAsia="Times New Roman" w:hAnsi="Times New Roman" w:cs="Times New Roman"/>
          <w:b/>
          <w:sz w:val="24"/>
          <w:szCs w:val="24"/>
        </w:rPr>
        <w:t>Key Words:</w:t>
      </w:r>
      <w:r w:rsidRPr="003D7846">
        <w:rPr>
          <w:rFonts w:ascii="Times New Roman" w:eastAsia="Times New Roman" w:hAnsi="Times New Roman" w:cs="Times New Roman"/>
          <w:sz w:val="24"/>
          <w:szCs w:val="24"/>
        </w:rPr>
        <w:t xml:space="preserve"> Base resiliency, deception, </w:t>
      </w:r>
    </w:p>
    <w:p w14:paraId="4272DEF7" w14:textId="7F804592" w:rsidR="00B371AD" w:rsidRPr="003D7846" w:rsidRDefault="00B371AD" w:rsidP="2ED9072E">
      <w:pPr>
        <w:rPr>
          <w:rFonts w:ascii="Times New Roman" w:eastAsia="Times New Roman" w:hAnsi="Times New Roman" w:cs="Times New Roman"/>
          <w:sz w:val="24"/>
          <w:szCs w:val="24"/>
        </w:rPr>
      </w:pPr>
    </w:p>
    <w:p w14:paraId="76F9E101" w14:textId="6D9F2776" w:rsidR="00B371AD" w:rsidRPr="003D7846" w:rsidRDefault="00B371AD" w:rsidP="2ED9072E">
      <w:pPr>
        <w:rPr>
          <w:rFonts w:ascii="Times New Roman" w:hAnsi="Times New Roman" w:cs="Times New Roman"/>
        </w:rPr>
      </w:pPr>
      <w:r w:rsidRPr="003D7846">
        <w:rPr>
          <w:rFonts w:ascii="Times New Roman" w:eastAsia="Times New Roman" w:hAnsi="Times New Roman" w:cs="Times New Roman"/>
          <w:b/>
          <w:sz w:val="24"/>
          <w:szCs w:val="24"/>
        </w:rPr>
        <w:t>Disclaimer:</w:t>
      </w:r>
      <w:r w:rsidRPr="003D7846">
        <w:rPr>
          <w:rFonts w:ascii="Times New Roman" w:eastAsia="Times New Roman" w:hAnsi="Times New Roman" w:cs="Times New Roman"/>
          <w:sz w:val="24"/>
          <w:szCs w:val="24"/>
        </w:rPr>
        <w:t xml:space="preserve"> </w:t>
      </w:r>
      <w:r w:rsidRPr="003D7846">
        <w:rPr>
          <w:rFonts w:ascii="Times New Roman" w:hAnsi="Times New Roman" w:cs="Times New Roman"/>
          <w:color w:val="333333"/>
          <w:shd w:val="clear" w:color="auto" w:fill="FFFFFF"/>
        </w:rPr>
        <w:t>the views presented in this article are those of the authors and do not necess</w:t>
      </w:r>
      <w:r w:rsidR="000C57E7">
        <w:rPr>
          <w:rFonts w:ascii="Times New Roman" w:hAnsi="Times New Roman" w:cs="Times New Roman"/>
          <w:color w:val="333333"/>
          <w:shd w:val="clear" w:color="auto" w:fill="FFFFFF"/>
        </w:rPr>
        <w:t>arily represent the views of Department of Defense</w:t>
      </w:r>
      <w:r w:rsidRPr="003D7846">
        <w:rPr>
          <w:rFonts w:ascii="Times New Roman" w:hAnsi="Times New Roman" w:cs="Times New Roman"/>
          <w:color w:val="333333"/>
          <w:shd w:val="clear" w:color="auto" w:fill="FFFFFF"/>
        </w:rPr>
        <w:t xml:space="preserve"> or any of its components.</w:t>
      </w:r>
    </w:p>
    <w:p w14:paraId="1341EAE6" w14:textId="1DEEC5EE" w:rsidR="48965AF6" w:rsidRPr="003D7846" w:rsidRDefault="23CAC586" w:rsidP="2ED9072E">
      <w:pPr>
        <w:pStyle w:val="Heading1"/>
        <w:rPr>
          <w:rFonts w:ascii="Times New Roman" w:hAnsi="Times New Roman" w:cs="Times New Roman"/>
        </w:rPr>
      </w:pPr>
      <w:r w:rsidRPr="003D7846">
        <w:rPr>
          <w:rFonts w:ascii="Times New Roman" w:hAnsi="Times New Roman" w:cs="Times New Roman"/>
        </w:rPr>
        <w:t xml:space="preserve">Introduction </w:t>
      </w:r>
    </w:p>
    <w:p w14:paraId="1255C031" w14:textId="4260DED0" w:rsidR="00150F94" w:rsidRPr="003D7846" w:rsidRDefault="0062668C" w:rsidP="00150F94">
      <w:pPr>
        <w:rPr>
          <w:rFonts w:ascii="Times New Roman" w:hAnsi="Times New Roman" w:cs="Times New Roman"/>
        </w:rPr>
      </w:pPr>
      <w:r w:rsidRPr="0077385E">
        <w:rPr>
          <w:rFonts w:ascii="Times New Roman" w:hAnsi="Times New Roman" w:cs="Times New Roman"/>
        </w:rPr>
        <w:t xml:space="preserve">The world watched on nightly news as the United States lead coalitions in the Gulf War, 1990-1991, and the Iraq War, 2003-2011.  In both wars, the United States </w:t>
      </w:r>
      <w:r w:rsidR="0077385E">
        <w:rPr>
          <w:rFonts w:ascii="Times New Roman" w:hAnsi="Times New Roman" w:cs="Times New Roman"/>
        </w:rPr>
        <w:t>spent months moving</w:t>
      </w:r>
      <w:r w:rsidRPr="0077385E">
        <w:rPr>
          <w:rFonts w:ascii="Times New Roman" w:hAnsi="Times New Roman" w:cs="Times New Roman"/>
        </w:rPr>
        <w:t xml:space="preserve"> forces into theater prior to conducting a devastating and rapid bombing and ground campaigns.  </w:t>
      </w:r>
      <w:r w:rsidR="0077385E">
        <w:rPr>
          <w:rFonts w:ascii="Times New Roman" w:hAnsi="Times New Roman" w:cs="Times New Roman"/>
        </w:rPr>
        <w:t>The Iraqi army with 900,000 soldiers</w:t>
      </w:r>
      <w:r w:rsidR="003D26FA" w:rsidRPr="0077385E">
        <w:rPr>
          <w:rFonts w:ascii="Times New Roman" w:hAnsi="Times New Roman" w:cs="Times New Roman"/>
        </w:rPr>
        <w:t xml:space="preserve"> was </w:t>
      </w:r>
      <w:r w:rsidR="0077385E" w:rsidRPr="0077385E">
        <w:rPr>
          <w:rFonts w:ascii="Times New Roman" w:hAnsi="Times New Roman" w:cs="Times New Roman"/>
        </w:rPr>
        <w:t xml:space="preserve">only </w:t>
      </w:r>
      <w:r w:rsidR="003D26FA" w:rsidRPr="0077385E">
        <w:rPr>
          <w:rFonts w:ascii="Times New Roman" w:hAnsi="Times New Roman" w:cs="Times New Roman"/>
        </w:rPr>
        <w:t xml:space="preserve">exceeded in size only by those of China, the Soviet Union and Vietnam </w:t>
      </w:r>
      <w:sdt>
        <w:sdtPr>
          <w:rPr>
            <w:rFonts w:ascii="Times New Roman" w:hAnsi="Times New Roman" w:cs="Times New Roman"/>
          </w:rPr>
          <w:id w:val="-1015689721"/>
          <w:citation/>
        </w:sdtPr>
        <w:sdtContent>
          <w:r w:rsidR="003D26FA" w:rsidRPr="0077385E">
            <w:rPr>
              <w:rFonts w:ascii="Times New Roman" w:hAnsi="Times New Roman" w:cs="Times New Roman"/>
            </w:rPr>
            <w:fldChar w:fldCharType="begin"/>
          </w:r>
          <w:r w:rsidR="003D26FA" w:rsidRPr="0077385E">
            <w:rPr>
              <w:rFonts w:ascii="Times New Roman" w:hAnsi="Times New Roman" w:cs="Times New Roman"/>
            </w:rPr>
            <w:instrText xml:space="preserve"> CITATION PYL03 \l 1033 </w:instrText>
          </w:r>
          <w:r w:rsidR="003D26FA" w:rsidRPr="0077385E">
            <w:rPr>
              <w:rFonts w:ascii="Times New Roman" w:hAnsi="Times New Roman" w:cs="Times New Roman"/>
            </w:rPr>
            <w:fldChar w:fldCharType="separate"/>
          </w:r>
          <w:r w:rsidR="003D26FA" w:rsidRPr="0077385E">
            <w:rPr>
              <w:rFonts w:ascii="Times New Roman" w:hAnsi="Times New Roman" w:cs="Times New Roman"/>
            </w:rPr>
            <w:t>(PYLE, 2003)</w:t>
          </w:r>
          <w:r w:rsidR="003D26FA" w:rsidRPr="0077385E">
            <w:rPr>
              <w:rFonts w:ascii="Times New Roman" w:hAnsi="Times New Roman" w:cs="Times New Roman"/>
            </w:rPr>
            <w:fldChar w:fldCharType="end"/>
          </w:r>
        </w:sdtContent>
      </w:sdt>
      <w:r w:rsidR="003D26FA" w:rsidRPr="0077385E">
        <w:rPr>
          <w:rFonts w:ascii="Times New Roman" w:hAnsi="Times New Roman" w:cs="Times New Roman"/>
        </w:rPr>
        <w:t>.</w:t>
      </w:r>
      <w:r w:rsidR="0077385E">
        <w:rPr>
          <w:rFonts w:ascii="Times New Roman" w:hAnsi="Times New Roman" w:cs="Times New Roman"/>
        </w:rPr>
        <w:t xml:space="preserve">  Since then, t</w:t>
      </w:r>
      <w:r w:rsidR="00150F94" w:rsidRPr="003D7846">
        <w:rPr>
          <w:rFonts w:ascii="Times New Roman" w:hAnsi="Times New Roman" w:cs="Times New Roman"/>
        </w:rPr>
        <w:t>he security environment for the United States (US) has dramaticall</w:t>
      </w:r>
      <w:r w:rsidR="0077385E">
        <w:rPr>
          <w:rFonts w:ascii="Times New Roman" w:hAnsi="Times New Roman" w:cs="Times New Roman"/>
        </w:rPr>
        <w:t>y changed in the last 30 years.  China and Russia have acquired</w:t>
      </w:r>
      <w:r w:rsidR="00150F94" w:rsidRPr="003D7846">
        <w:rPr>
          <w:rFonts w:ascii="Times New Roman" w:hAnsi="Times New Roman" w:cs="Times New Roman"/>
        </w:rPr>
        <w:t xml:space="preserve"> </w:t>
      </w:r>
      <w:r w:rsidR="0077385E">
        <w:rPr>
          <w:rFonts w:ascii="Times New Roman" w:hAnsi="Times New Roman" w:cs="Times New Roman"/>
        </w:rPr>
        <w:t xml:space="preserve">long-range precision munitions that are </w:t>
      </w:r>
      <w:r w:rsidR="00150F94" w:rsidRPr="003D7846">
        <w:rPr>
          <w:rFonts w:ascii="Times New Roman" w:hAnsi="Times New Roman" w:cs="Times New Roman"/>
        </w:rPr>
        <w:t xml:space="preserve">designed to damage or destroy fixed facilities and assets (Lynch et al., 2023). </w:t>
      </w:r>
      <w:r w:rsidR="0077385E">
        <w:rPr>
          <w:rFonts w:ascii="Times New Roman" w:hAnsi="Times New Roman" w:cs="Times New Roman"/>
        </w:rPr>
        <w:t xml:space="preserve">Hence, the potential adversaries of the US have invested to prevent a military buildup in future theaters of combat.  </w:t>
      </w:r>
      <w:r w:rsidR="00150F94" w:rsidRPr="003D7846">
        <w:rPr>
          <w:rFonts w:ascii="Times New Roman" w:hAnsi="Times New Roman" w:cs="Times New Roman"/>
        </w:rPr>
        <w:t>To</w:t>
      </w:r>
      <w:r w:rsidR="00B371AD" w:rsidRPr="003D7846">
        <w:rPr>
          <w:rFonts w:ascii="Times New Roman" w:hAnsi="Times New Roman" w:cs="Times New Roman"/>
        </w:rPr>
        <w:t xml:space="preserve"> address these concerns, The </w:t>
      </w:r>
      <w:r w:rsidR="00150F94" w:rsidRPr="003D7846">
        <w:rPr>
          <w:rFonts w:ascii="Times New Roman" w:hAnsi="Times New Roman" w:cs="Times New Roman"/>
        </w:rPr>
        <w:lastRenderedPageBreak/>
        <w:t xml:space="preserve">Secretary of the Air Force list seven operational imperatives to reconfigure the United States Air Force (USAF) and Space Force (USSF) (Pope, 2022).  </w:t>
      </w:r>
      <w:r w:rsidR="0077385E">
        <w:rPr>
          <w:rFonts w:ascii="Times New Roman" w:hAnsi="Times New Roman" w:cs="Times New Roman"/>
        </w:rPr>
        <w:t xml:space="preserve">The fifth imperative is to improve base resiliency.  </w:t>
      </w:r>
    </w:p>
    <w:p w14:paraId="2A9446D3" w14:textId="2DC50A23" w:rsidR="00A9363E" w:rsidRPr="00D82834" w:rsidRDefault="00150F94" w:rsidP="00D82834">
      <w:pPr>
        <w:rPr>
          <w:rFonts w:ascii="Times New Roman" w:hAnsi="Times New Roman" w:cs="Times New Roman"/>
        </w:rPr>
      </w:pPr>
      <w:r w:rsidRPr="003D7846">
        <w:rPr>
          <w:rFonts w:ascii="Times New Roman" w:hAnsi="Times New Roman" w:cs="Times New Roman"/>
        </w:rPr>
        <w:t>In this research, we initially focused on the Resilient Basing (RB) imperative in the Indo-Pacific region, which builds on a concept known as Agile Combat Employment (ACE). ACE converts a fixed airfield strategy into a more flexible posture that provides greater mobility by using clusters of locations, which makes targeting major assets more d</w:t>
      </w:r>
      <w:r w:rsidR="00B371AD" w:rsidRPr="003D7846">
        <w:rPr>
          <w:rFonts w:ascii="Times New Roman" w:hAnsi="Times New Roman" w:cs="Times New Roman"/>
        </w:rPr>
        <w:t xml:space="preserve">ifficult (Lynch et al., 2023). </w:t>
      </w:r>
      <w:r w:rsidR="0077385E">
        <w:rPr>
          <w:rFonts w:ascii="Times New Roman" w:hAnsi="Times New Roman" w:cs="Times New Roman"/>
        </w:rPr>
        <w:t>T</w:t>
      </w:r>
      <w:r w:rsidRPr="003D7846">
        <w:rPr>
          <w:rFonts w:ascii="Times New Roman" w:hAnsi="Times New Roman" w:cs="Times New Roman"/>
        </w:rPr>
        <w:t xml:space="preserve">he </w:t>
      </w:r>
      <w:r w:rsidR="0077385E">
        <w:rPr>
          <w:rFonts w:ascii="Times New Roman" w:hAnsi="Times New Roman" w:cs="Times New Roman"/>
        </w:rPr>
        <w:t>resulting questions are</w:t>
      </w:r>
      <w:r w:rsidRPr="003D7846">
        <w:rPr>
          <w:rFonts w:ascii="Times New Roman" w:hAnsi="Times New Roman" w:cs="Times New Roman"/>
        </w:rPr>
        <w:t xml:space="preserve"> what investments and strategies </w:t>
      </w:r>
      <w:r w:rsidR="0077385E">
        <w:rPr>
          <w:rFonts w:ascii="Times New Roman" w:hAnsi="Times New Roman" w:cs="Times New Roman"/>
        </w:rPr>
        <w:t>should</w:t>
      </w:r>
      <w:r w:rsidRPr="003D7846">
        <w:rPr>
          <w:rFonts w:ascii="Times New Roman" w:hAnsi="Times New Roman" w:cs="Times New Roman"/>
        </w:rPr>
        <w:t xml:space="preserve"> the Department of Defense (DOD) employ to mix defenses, hardening</w:t>
      </w:r>
      <w:r w:rsidR="00D82834">
        <w:rPr>
          <w:rFonts w:ascii="Times New Roman" w:hAnsi="Times New Roman" w:cs="Times New Roman"/>
        </w:rPr>
        <w:t>, deception, and proliferation?</w:t>
      </w:r>
    </w:p>
    <w:p w14:paraId="06A2E303" w14:textId="4E83E334" w:rsidR="48965AF6" w:rsidRPr="003D7846" w:rsidRDefault="23CAC586" w:rsidP="2ED9072E">
      <w:pPr>
        <w:pStyle w:val="Heading1"/>
        <w:rPr>
          <w:rFonts w:ascii="Times New Roman" w:hAnsi="Times New Roman" w:cs="Times New Roman"/>
        </w:rPr>
      </w:pPr>
      <w:r w:rsidRPr="003D7846">
        <w:rPr>
          <w:rFonts w:ascii="Times New Roman" w:eastAsia="Calibri Light" w:hAnsi="Times New Roman" w:cs="Times New Roman"/>
        </w:rPr>
        <w:t>The Problem</w:t>
      </w:r>
    </w:p>
    <w:p w14:paraId="42F0431B" w14:textId="77777777" w:rsidR="00D82834" w:rsidRDefault="00D82834" w:rsidP="2ED9072E">
      <w:pPr>
        <w:rPr>
          <w:rFonts w:ascii="Times New Roman" w:hAnsi="Times New Roman" w:cs="Times New Roman"/>
        </w:rPr>
      </w:pPr>
    </w:p>
    <w:p w14:paraId="0AF15FF9" w14:textId="283DD352" w:rsidR="48965AF6" w:rsidRPr="003D7846" w:rsidRDefault="23CAC586" w:rsidP="2ED9072E">
      <w:pPr>
        <w:rPr>
          <w:rFonts w:ascii="Times New Roman" w:hAnsi="Times New Roman" w:cs="Times New Roman"/>
        </w:rPr>
      </w:pPr>
      <w:r w:rsidRPr="003D7846">
        <w:rPr>
          <w:rFonts w:ascii="Times New Roman" w:hAnsi="Times New Roman" w:cs="Times New Roman"/>
        </w:rPr>
        <w:t xml:space="preserve">The realization of ACE requires </w:t>
      </w:r>
      <w:proofErr w:type="gramStart"/>
      <w:r w:rsidRPr="003D7846">
        <w:rPr>
          <w:rFonts w:ascii="Times New Roman" w:hAnsi="Times New Roman" w:cs="Times New Roman"/>
        </w:rPr>
        <w:t>a number of</w:t>
      </w:r>
      <w:proofErr w:type="gramEnd"/>
      <w:r w:rsidRPr="003D7846">
        <w:rPr>
          <w:rFonts w:ascii="Times New Roman" w:hAnsi="Times New Roman" w:cs="Times New Roman"/>
        </w:rPr>
        <w:t xml:space="preserve"> costly investments in mission command, logistics, prepositioned supplies, and the additional training of airmen.  There is likely </w:t>
      </w:r>
      <w:proofErr w:type="gramStart"/>
      <w:r w:rsidRPr="003D7846">
        <w:rPr>
          <w:rFonts w:ascii="Times New Roman" w:hAnsi="Times New Roman" w:cs="Times New Roman"/>
        </w:rPr>
        <w:t>a number of</w:t>
      </w:r>
      <w:proofErr w:type="gramEnd"/>
      <w:r w:rsidRPr="003D7846">
        <w:rPr>
          <w:rFonts w:ascii="Times New Roman" w:hAnsi="Times New Roman" w:cs="Times New Roman"/>
        </w:rPr>
        <w:t xml:space="preserve"> years before the concept can be fully realized to the point of effe</w:t>
      </w:r>
      <w:r w:rsidR="00D82834">
        <w:rPr>
          <w:rFonts w:ascii="Times New Roman" w:hAnsi="Times New Roman" w:cs="Times New Roman"/>
        </w:rPr>
        <w:t>ctiveness. Similarly, existing air d</w:t>
      </w:r>
      <w:r w:rsidRPr="003D7846">
        <w:rPr>
          <w:rFonts w:ascii="Times New Roman" w:hAnsi="Times New Roman" w:cs="Times New Roman"/>
        </w:rPr>
        <w:t xml:space="preserve">efense systems are likely not as </w:t>
      </w:r>
      <w:r w:rsidR="3918EA17" w:rsidRPr="003D7846">
        <w:rPr>
          <w:rFonts w:ascii="Times New Roman" w:hAnsi="Times New Roman" w:cs="Times New Roman"/>
        </w:rPr>
        <w:t>capable</w:t>
      </w:r>
      <w:r w:rsidRPr="003D7846">
        <w:rPr>
          <w:rFonts w:ascii="Times New Roman" w:hAnsi="Times New Roman" w:cs="Times New Roman"/>
        </w:rPr>
        <w:t xml:space="preserve"> against newer missile types such as hypersonic glide vehicles and hypersonic cruise missiles.  They are also expensive and vulnerable to attack t</w:t>
      </w:r>
      <w:r w:rsidR="00D82834">
        <w:rPr>
          <w:rFonts w:ascii="Times New Roman" w:hAnsi="Times New Roman" w:cs="Times New Roman"/>
        </w:rPr>
        <w:t>hemselves.  Acquisition of new air defense s</w:t>
      </w:r>
      <w:r w:rsidRPr="003D7846">
        <w:rPr>
          <w:rFonts w:ascii="Times New Roman" w:hAnsi="Times New Roman" w:cs="Times New Roman"/>
        </w:rPr>
        <w:t>ystems is expensive and time-consuming.  Research, Design, and Acquisition</w:t>
      </w:r>
      <w:r w:rsidR="00D82834">
        <w:rPr>
          <w:rFonts w:ascii="Times New Roman" w:hAnsi="Times New Roman" w:cs="Times New Roman"/>
        </w:rPr>
        <w:t xml:space="preserve"> of new air d</w:t>
      </w:r>
      <w:r w:rsidRPr="003D7846">
        <w:rPr>
          <w:rFonts w:ascii="Times New Roman" w:hAnsi="Times New Roman" w:cs="Times New Roman"/>
        </w:rPr>
        <w:t xml:space="preserve">efense Systems able to counter the hypersonic threat is likely even more expensive and further away on the time horizon.  </w:t>
      </w:r>
    </w:p>
    <w:p w14:paraId="38C49923" w14:textId="2CFE45A2" w:rsidR="00091856" w:rsidRPr="003D7846" w:rsidRDefault="23CAC586" w:rsidP="2ED9072E">
      <w:pPr>
        <w:rPr>
          <w:rFonts w:ascii="Times New Roman" w:hAnsi="Times New Roman" w:cs="Times New Roman"/>
        </w:rPr>
      </w:pPr>
      <w:r w:rsidRPr="003D7846">
        <w:rPr>
          <w:rFonts w:ascii="Times New Roman" w:hAnsi="Times New Roman" w:cs="Times New Roman"/>
        </w:rPr>
        <w:t>Passive measures</w:t>
      </w:r>
      <w:r w:rsidR="00FF0AAC" w:rsidRPr="003D7846">
        <w:rPr>
          <w:rFonts w:ascii="Times New Roman" w:hAnsi="Times New Roman" w:cs="Times New Roman"/>
        </w:rPr>
        <w:t>, such as intra-airfield aircraft dispersion and infrastructure hardening,</w:t>
      </w:r>
      <w:r w:rsidRPr="003D7846">
        <w:rPr>
          <w:rFonts w:ascii="Times New Roman" w:hAnsi="Times New Roman" w:cs="Times New Roman"/>
        </w:rPr>
        <w:t xml:space="preserve"> are likely the cheapest and easiest to implement</w:t>
      </w:r>
      <w:r w:rsidR="00A9363E" w:rsidRPr="003D7846">
        <w:rPr>
          <w:rFonts w:ascii="Times New Roman" w:hAnsi="Times New Roman" w:cs="Times New Roman"/>
        </w:rPr>
        <w:t xml:space="preserve"> </w:t>
      </w:r>
      <w:sdt>
        <w:sdtPr>
          <w:rPr>
            <w:rFonts w:ascii="Times New Roman" w:hAnsi="Times New Roman" w:cs="Times New Roman"/>
          </w:rPr>
          <w:id w:val="1523899626"/>
          <w:citation/>
        </w:sdtPr>
        <w:sdtContent>
          <w:r w:rsidR="00A9363E" w:rsidRPr="003D7846">
            <w:rPr>
              <w:rFonts w:ascii="Times New Roman" w:hAnsi="Times New Roman" w:cs="Times New Roman"/>
            </w:rPr>
            <w:fldChar w:fldCharType="begin"/>
          </w:r>
          <w:r w:rsidR="00A9363E" w:rsidRPr="003D7846">
            <w:rPr>
              <w:rFonts w:ascii="Times New Roman" w:hAnsi="Times New Roman" w:cs="Times New Roman"/>
            </w:rPr>
            <w:instrText xml:space="preserve"> CITATION Lyn23 \l 1033 </w:instrText>
          </w:r>
          <w:r w:rsidR="00A9363E" w:rsidRPr="003D7846">
            <w:rPr>
              <w:rFonts w:ascii="Times New Roman" w:hAnsi="Times New Roman" w:cs="Times New Roman"/>
            </w:rPr>
            <w:fldChar w:fldCharType="separate"/>
          </w:r>
          <w:r w:rsidR="00A9363E" w:rsidRPr="003D7846">
            <w:rPr>
              <w:rFonts w:ascii="Times New Roman" w:hAnsi="Times New Roman" w:cs="Times New Roman"/>
              <w:noProof/>
            </w:rPr>
            <w:t>(Lynch, et al., 2023)</w:t>
          </w:r>
          <w:r w:rsidR="00A9363E" w:rsidRPr="003D7846">
            <w:rPr>
              <w:rFonts w:ascii="Times New Roman" w:hAnsi="Times New Roman" w:cs="Times New Roman"/>
            </w:rPr>
            <w:fldChar w:fldCharType="end"/>
          </w:r>
        </w:sdtContent>
      </w:sdt>
      <w:r w:rsidRPr="003D7846">
        <w:rPr>
          <w:rFonts w:ascii="Times New Roman" w:hAnsi="Times New Roman" w:cs="Times New Roman"/>
        </w:rPr>
        <w:t xml:space="preserve">.  Though there are limits to the effectiveness of passive measures, these solutions have the greatest potential of being implemented at scale in a few years, for a comparatively cheap amount, on a short time scale.  </w:t>
      </w:r>
      <w:r w:rsidR="00091856" w:rsidRPr="003D7846">
        <w:rPr>
          <w:rFonts w:ascii="Times New Roman" w:hAnsi="Times New Roman" w:cs="Times New Roman"/>
        </w:rPr>
        <w:t>The need for quick-to-implement solutions is part of the motivation of this study to focus on the role of deception and passive measures in Resilient Basing.</w:t>
      </w:r>
      <w:r w:rsidR="00E65FEF" w:rsidRPr="003D7846">
        <w:rPr>
          <w:rFonts w:ascii="Times New Roman" w:hAnsi="Times New Roman" w:cs="Times New Roman"/>
        </w:rPr>
        <w:t xml:space="preserve">  </w:t>
      </w:r>
      <w:r w:rsidR="006413FC" w:rsidRPr="003D7846">
        <w:rPr>
          <w:rFonts w:ascii="Times New Roman" w:hAnsi="Times New Roman" w:cs="Times New Roman"/>
        </w:rPr>
        <w:t>T</w:t>
      </w:r>
      <w:r w:rsidR="00E65FEF" w:rsidRPr="003D7846">
        <w:rPr>
          <w:rFonts w:ascii="Times New Roman" w:hAnsi="Times New Roman" w:cs="Times New Roman"/>
        </w:rPr>
        <w:t xml:space="preserve">o better understand the problem </w:t>
      </w:r>
      <w:r w:rsidR="006413FC" w:rsidRPr="003D7846">
        <w:rPr>
          <w:rFonts w:ascii="Times New Roman" w:hAnsi="Times New Roman" w:cs="Times New Roman"/>
        </w:rPr>
        <w:t>space, we</w:t>
      </w:r>
      <w:r w:rsidR="00E65FEF" w:rsidRPr="003D7846">
        <w:rPr>
          <w:rFonts w:ascii="Times New Roman" w:hAnsi="Times New Roman" w:cs="Times New Roman"/>
        </w:rPr>
        <w:t xml:space="preserve"> start out at the top level of the problem.</w:t>
      </w:r>
    </w:p>
    <w:p w14:paraId="455EE106" w14:textId="6CED3B0D" w:rsidR="48965AF6" w:rsidRPr="003D7846" w:rsidRDefault="00E65FEF" w:rsidP="2ED9072E">
      <w:pPr>
        <w:pStyle w:val="Heading1"/>
        <w:rPr>
          <w:rFonts w:ascii="Times New Roman" w:eastAsia="Calibri Light" w:hAnsi="Times New Roman" w:cs="Times New Roman"/>
        </w:rPr>
      </w:pPr>
      <w:r w:rsidRPr="003D7846">
        <w:rPr>
          <w:rFonts w:ascii="Times New Roman" w:eastAsia="Calibri Light" w:hAnsi="Times New Roman" w:cs="Times New Roman"/>
        </w:rPr>
        <w:t>Stakeholders, Values, and t</w:t>
      </w:r>
      <w:r w:rsidR="23CAC586" w:rsidRPr="003D7846">
        <w:rPr>
          <w:rFonts w:ascii="Times New Roman" w:eastAsia="Calibri Light" w:hAnsi="Times New Roman" w:cs="Times New Roman"/>
        </w:rPr>
        <w:t>he Solution Space</w:t>
      </w:r>
    </w:p>
    <w:p w14:paraId="21C5FAAA" w14:textId="3BE1317E" w:rsidR="00E65FEF" w:rsidRPr="003D7846" w:rsidRDefault="00E65FEF" w:rsidP="00E65FEF">
      <w:pPr>
        <w:rPr>
          <w:rFonts w:ascii="Times New Roman" w:hAnsi="Times New Roman" w:cs="Times New Roman"/>
        </w:rPr>
      </w:pPr>
      <w:r w:rsidRPr="003D7846">
        <w:rPr>
          <w:rFonts w:ascii="Times New Roman" w:hAnsi="Times New Roman" w:cs="Times New Roman"/>
        </w:rPr>
        <w:t>Looking at the problem from an Air Force perspective specific to the INDOPACOM theatre, we propose the following stakeholders and values as shown in Table 1.</w:t>
      </w:r>
    </w:p>
    <w:p w14:paraId="504481FE" w14:textId="6C5497B8" w:rsidR="00E65FEF" w:rsidRPr="003D7846" w:rsidRDefault="00E65FEF" w:rsidP="00E65FEF">
      <w:pPr>
        <w:pStyle w:val="Caption"/>
        <w:keepNext/>
        <w:jc w:val="center"/>
        <w:rPr>
          <w:rFonts w:ascii="Times New Roman" w:hAnsi="Times New Roman" w:cs="Times New Roman"/>
        </w:rPr>
      </w:pPr>
      <w:r w:rsidRPr="003D7846">
        <w:rPr>
          <w:rFonts w:ascii="Times New Roman" w:hAnsi="Times New Roman" w:cs="Times New Roman"/>
        </w:rPr>
        <w:t xml:space="preserve">Table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Table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1</w:t>
      </w:r>
      <w:r w:rsidR="00B371AD" w:rsidRPr="003D7846">
        <w:rPr>
          <w:rFonts w:ascii="Times New Roman" w:hAnsi="Times New Roman" w:cs="Times New Roman"/>
          <w:noProof/>
        </w:rPr>
        <w:fldChar w:fldCharType="end"/>
      </w:r>
    </w:p>
    <w:p w14:paraId="6D7BDB48" w14:textId="7B50A528" w:rsidR="00E65FEF" w:rsidRPr="003D7846" w:rsidRDefault="00E65FEF" w:rsidP="00E65FEF">
      <w:pPr>
        <w:jc w:val="center"/>
        <w:rPr>
          <w:rFonts w:ascii="Times New Roman" w:hAnsi="Times New Roman" w:cs="Times New Roman"/>
        </w:rPr>
      </w:pPr>
      <w:r w:rsidRPr="003D7846">
        <w:rPr>
          <w:rFonts w:ascii="Times New Roman" w:hAnsi="Times New Roman" w:cs="Times New Roman"/>
          <w:noProof/>
        </w:rPr>
        <w:drawing>
          <wp:inline distT="0" distB="0" distL="0" distR="0" wp14:anchorId="039F39F5" wp14:editId="3DF85B4E">
            <wp:extent cx="3320906" cy="215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7316" cy="2160622"/>
                    </a:xfrm>
                    <a:prstGeom prst="rect">
                      <a:avLst/>
                    </a:prstGeom>
                  </pic:spPr>
                </pic:pic>
              </a:graphicData>
            </a:graphic>
          </wp:inline>
        </w:drawing>
      </w:r>
    </w:p>
    <w:p w14:paraId="5FDCF188" w14:textId="57F8B83C" w:rsidR="00E65FEF" w:rsidRPr="003D7846" w:rsidRDefault="00E65FEF" w:rsidP="00E65FEF">
      <w:pPr>
        <w:rPr>
          <w:rFonts w:ascii="Times New Roman" w:hAnsi="Times New Roman" w:cs="Times New Roman"/>
        </w:rPr>
      </w:pPr>
      <w:r w:rsidRPr="003D7846">
        <w:rPr>
          <w:rFonts w:ascii="Times New Roman" w:hAnsi="Times New Roman" w:cs="Times New Roman"/>
        </w:rPr>
        <w:lastRenderedPageBreak/>
        <w:t xml:space="preserve">The primary stakeholders from this perspective is the Chief of Staff of the Air Force, who desires solutions that are cost-effective, implementable in a joint/multinational environment, and has the resiliency to respond to aggression.  Conversely, the INDOPACOM commander desires force packages that are resilient and flexible enough such that he maintains freedom of action in the event of competition devolving into conflict.  </w:t>
      </w:r>
    </w:p>
    <w:p w14:paraId="7BC0C0B7" w14:textId="1C78F3C6" w:rsidR="00E65FEF" w:rsidRPr="003D7846" w:rsidRDefault="001C7D77" w:rsidP="00E65FEF">
      <w:pPr>
        <w:rPr>
          <w:rFonts w:ascii="Times New Roman" w:hAnsi="Times New Roman" w:cs="Times New Roman"/>
        </w:rPr>
      </w:pPr>
      <w:r>
        <w:rPr>
          <w:rFonts w:ascii="Times New Roman" w:hAnsi="Times New Roman" w:cs="Times New Roman"/>
        </w:rPr>
        <w:t>Critical to</w:t>
      </w:r>
      <w:r w:rsidR="00E65FEF" w:rsidRPr="003D7846">
        <w:rPr>
          <w:rFonts w:ascii="Times New Roman" w:hAnsi="Times New Roman" w:cs="Times New Roman"/>
        </w:rPr>
        <w:t xml:space="preserve"> overall </w:t>
      </w:r>
      <w:r>
        <w:rPr>
          <w:rFonts w:ascii="Times New Roman" w:hAnsi="Times New Roman" w:cs="Times New Roman"/>
        </w:rPr>
        <w:t>success</w:t>
      </w:r>
      <w:r w:rsidR="00E65FEF" w:rsidRPr="003D7846">
        <w:rPr>
          <w:rFonts w:ascii="Times New Roman" w:hAnsi="Times New Roman" w:cs="Times New Roman"/>
        </w:rPr>
        <w:t xml:space="preserve"> in a </w:t>
      </w:r>
      <w:r>
        <w:rPr>
          <w:rFonts w:ascii="Times New Roman" w:hAnsi="Times New Roman" w:cs="Times New Roman"/>
        </w:rPr>
        <w:t>future</w:t>
      </w:r>
      <w:r w:rsidR="00E65FEF" w:rsidRPr="003D7846">
        <w:rPr>
          <w:rFonts w:ascii="Times New Roman" w:hAnsi="Times New Roman" w:cs="Times New Roman"/>
        </w:rPr>
        <w:t xml:space="preserve"> conflict in the Pacifi</w:t>
      </w:r>
      <w:r>
        <w:rPr>
          <w:rFonts w:ascii="Times New Roman" w:hAnsi="Times New Roman" w:cs="Times New Roman"/>
        </w:rPr>
        <w:t>c</w:t>
      </w:r>
      <w:r w:rsidR="00E65FEF" w:rsidRPr="003D7846">
        <w:rPr>
          <w:rFonts w:ascii="Times New Roman" w:hAnsi="Times New Roman" w:cs="Times New Roman"/>
        </w:rPr>
        <w:t xml:space="preserve"> </w:t>
      </w:r>
      <w:r>
        <w:rPr>
          <w:rFonts w:ascii="Times New Roman" w:hAnsi="Times New Roman" w:cs="Times New Roman"/>
        </w:rPr>
        <w:t>is</w:t>
      </w:r>
      <w:r w:rsidR="00E65FEF" w:rsidRPr="003D7846">
        <w:rPr>
          <w:rFonts w:ascii="Times New Roman" w:hAnsi="Times New Roman" w:cs="Times New Roman"/>
        </w:rPr>
        <w:t xml:space="preserve"> the </w:t>
      </w:r>
      <w:r>
        <w:rPr>
          <w:rFonts w:ascii="Times New Roman" w:hAnsi="Times New Roman" w:cs="Times New Roman"/>
        </w:rPr>
        <w:t>need</w:t>
      </w:r>
      <w:r w:rsidR="00E65FEF" w:rsidRPr="003D7846">
        <w:rPr>
          <w:rFonts w:ascii="Times New Roman" w:hAnsi="Times New Roman" w:cs="Times New Roman"/>
        </w:rPr>
        <w:t xml:space="preserve"> to sustain </w:t>
      </w:r>
      <w:r>
        <w:rPr>
          <w:rFonts w:ascii="Times New Roman" w:hAnsi="Times New Roman" w:cs="Times New Roman"/>
        </w:rPr>
        <w:t>aerial</w:t>
      </w:r>
      <w:r w:rsidR="00E65FEF" w:rsidRPr="003D7846">
        <w:rPr>
          <w:rFonts w:ascii="Times New Roman" w:hAnsi="Times New Roman" w:cs="Times New Roman"/>
        </w:rPr>
        <w:t xml:space="preserve"> operations</w:t>
      </w:r>
      <w:r>
        <w:rPr>
          <w:rFonts w:ascii="Times New Roman" w:hAnsi="Times New Roman" w:cs="Times New Roman"/>
        </w:rPr>
        <w:t>.  Furthermore, these operations</w:t>
      </w:r>
      <w:r w:rsidR="00E65FEF" w:rsidRPr="003D7846">
        <w:rPr>
          <w:rFonts w:ascii="Times New Roman" w:hAnsi="Times New Roman" w:cs="Times New Roman"/>
        </w:rPr>
        <w:t xml:space="preserve"> </w:t>
      </w:r>
      <w:r>
        <w:rPr>
          <w:rFonts w:ascii="Times New Roman" w:hAnsi="Times New Roman" w:cs="Times New Roman"/>
        </w:rPr>
        <w:t>need to be achieved in</w:t>
      </w:r>
      <w:r w:rsidR="00E65FEF" w:rsidRPr="003D7846">
        <w:rPr>
          <w:rFonts w:ascii="Times New Roman" w:hAnsi="Times New Roman" w:cs="Times New Roman"/>
        </w:rPr>
        <w:t xml:space="preserve"> a </w:t>
      </w:r>
      <w:r w:rsidR="004F6E80" w:rsidRPr="003D7846">
        <w:rPr>
          <w:rFonts w:ascii="Times New Roman" w:hAnsi="Times New Roman" w:cs="Times New Roman"/>
        </w:rPr>
        <w:t>cost-efficient</w:t>
      </w:r>
      <w:r w:rsidR="00E65FEF" w:rsidRPr="003D7846">
        <w:rPr>
          <w:rFonts w:ascii="Times New Roman" w:hAnsi="Times New Roman" w:cs="Times New Roman"/>
        </w:rPr>
        <w:t xml:space="preserve"> manner as national resources and defense budgets are not unlimited.  </w:t>
      </w:r>
    </w:p>
    <w:p w14:paraId="52AC307B" w14:textId="284AF548" w:rsidR="48965AF6" w:rsidRPr="003D7846" w:rsidRDefault="00E65FEF" w:rsidP="2ED9072E">
      <w:pPr>
        <w:rPr>
          <w:rFonts w:ascii="Times New Roman" w:hAnsi="Times New Roman" w:cs="Times New Roman"/>
        </w:rPr>
      </w:pPr>
      <w:r w:rsidRPr="003D7846">
        <w:rPr>
          <w:rFonts w:ascii="Times New Roman" w:hAnsi="Times New Roman" w:cs="Times New Roman"/>
        </w:rPr>
        <w:t>The threat to the status quo is, of course, Chinese Long-Range Precision Munitions</w:t>
      </w:r>
      <w:r w:rsidR="001C7D77">
        <w:rPr>
          <w:rFonts w:ascii="Times New Roman" w:hAnsi="Times New Roman" w:cs="Times New Roman"/>
        </w:rPr>
        <w:t xml:space="preserve"> (LRPM)</w:t>
      </w:r>
      <w:r w:rsidR="00F31500" w:rsidRPr="003D7846">
        <w:rPr>
          <w:rFonts w:ascii="Times New Roman" w:hAnsi="Times New Roman" w:cs="Times New Roman"/>
        </w:rPr>
        <w:t xml:space="preserve">.  </w:t>
      </w:r>
      <w:r w:rsidR="004F6E80" w:rsidRPr="003D7846">
        <w:rPr>
          <w:rFonts w:ascii="Times New Roman" w:hAnsi="Times New Roman" w:cs="Times New Roman"/>
        </w:rPr>
        <w:t xml:space="preserve"> </w:t>
      </w:r>
      <w:r w:rsidR="001C7D77">
        <w:rPr>
          <w:rFonts w:ascii="Times New Roman" w:hAnsi="Times New Roman" w:cs="Times New Roman"/>
        </w:rPr>
        <w:t>The solution s</w:t>
      </w:r>
      <w:r w:rsidR="23CAC586" w:rsidRPr="003D7846">
        <w:rPr>
          <w:rFonts w:ascii="Times New Roman" w:hAnsi="Times New Roman" w:cs="Times New Roman"/>
        </w:rPr>
        <w:t>pace that counters the threat of Chinese LRPM can be characterized by the 3 characteristics: Low-Cost Solutions, Joint/Multi-National Solutions, and “Flexible” Solutions.  Low-Cost Solutions are the set of possible solutions that can be attained without significant capital investment.  An example of this might standing up a rapid runway repair team to mitigate damage from an attack as</w:t>
      </w:r>
      <w:r w:rsidR="001C7D77">
        <w:rPr>
          <w:rFonts w:ascii="Times New Roman" w:hAnsi="Times New Roman" w:cs="Times New Roman"/>
        </w:rPr>
        <w:t xml:space="preserve"> opposed with purchasing a new air d</w:t>
      </w:r>
      <w:r w:rsidR="23CAC586" w:rsidRPr="003D7846">
        <w:rPr>
          <w:rFonts w:ascii="Times New Roman" w:hAnsi="Times New Roman" w:cs="Times New Roman"/>
        </w:rPr>
        <w:t xml:space="preserve">efense platform.  </w:t>
      </w:r>
    </w:p>
    <w:p w14:paraId="67F7C3D0" w14:textId="19765833" w:rsidR="48965AF6" w:rsidRPr="003D7846" w:rsidRDefault="23CAC586" w:rsidP="2ED9072E">
      <w:pPr>
        <w:rPr>
          <w:rFonts w:ascii="Times New Roman" w:hAnsi="Times New Roman" w:cs="Times New Roman"/>
        </w:rPr>
      </w:pPr>
      <w:r w:rsidRPr="003D7846">
        <w:rPr>
          <w:rFonts w:ascii="Times New Roman" w:hAnsi="Times New Roman" w:cs="Times New Roman"/>
        </w:rPr>
        <w:t>Joint/Multination Solutions are characterized by the increased cooperation between the Air Force and sister services, as well increased cooperation with host-nation partners.  These solutions include using host-nation airbases as alternate locations from the existing fixed forward airbases or using sister service capability to help the Air Force fully realize the distributed ACE concept.</w:t>
      </w:r>
      <w:r w:rsidR="004F6E80" w:rsidRPr="003D7846">
        <w:rPr>
          <w:rFonts w:ascii="Times New Roman" w:hAnsi="Times New Roman" w:cs="Times New Roman"/>
        </w:rPr>
        <w:t xml:space="preserve"> </w:t>
      </w:r>
      <w:r w:rsidRPr="003D7846">
        <w:rPr>
          <w:rFonts w:ascii="Times New Roman" w:hAnsi="Times New Roman" w:cs="Times New Roman"/>
        </w:rPr>
        <w:t xml:space="preserve">Flexible solutions </w:t>
      </w:r>
      <w:r w:rsidR="004F6E80" w:rsidRPr="003D7846">
        <w:rPr>
          <w:rFonts w:ascii="Times New Roman" w:hAnsi="Times New Roman" w:cs="Times New Roman"/>
        </w:rPr>
        <w:t>refer</w:t>
      </w:r>
      <w:r w:rsidRPr="003D7846">
        <w:rPr>
          <w:rFonts w:ascii="Times New Roman" w:hAnsi="Times New Roman" w:cs="Times New Roman"/>
        </w:rPr>
        <w:t xml:space="preserve"> to the opposite of static, and is used as a synonym of “Agile” to since Agile is already used to described existing force concepts.  An example of a flexible solution might involve containerization of supply such that it can be rapidly transported from one airbase to the next.  </w:t>
      </w:r>
    </w:p>
    <w:p w14:paraId="4E449C9B" w14:textId="77777777" w:rsidR="009E137E" w:rsidRDefault="001C7D77" w:rsidP="2ED9072E">
      <w:pPr>
        <w:rPr>
          <w:ins w:id="0" w:author="Olin Kennedy" w:date="2023-03-27T10:10:00Z"/>
          <w:rFonts w:ascii="Times New Roman" w:hAnsi="Times New Roman" w:cs="Times New Roman"/>
        </w:rPr>
      </w:pPr>
      <w:r w:rsidRPr="001C7D77">
        <w:rPr>
          <w:rFonts w:ascii="Times New Roman" w:hAnsi="Times New Roman" w:cs="Times New Roman"/>
          <w:color w:val="FF0000"/>
        </w:rPr>
        <w:t>I have generally thought the division was between offensive and defensive actions, where defensive may be divided into active defense and passive defensive.</w:t>
      </w:r>
      <w:r>
        <w:rPr>
          <w:rFonts w:ascii="Times New Roman" w:hAnsi="Times New Roman" w:cs="Times New Roman"/>
          <w:color w:val="FF0000"/>
        </w:rPr>
        <w:t xml:space="preserve">  Doesn’t ACE employ both active and passive defense?</w:t>
      </w:r>
      <w:r>
        <w:rPr>
          <w:rFonts w:ascii="Times New Roman" w:hAnsi="Times New Roman" w:cs="Times New Roman"/>
        </w:rPr>
        <w:t xml:space="preserve"> </w:t>
      </w:r>
    </w:p>
    <w:p w14:paraId="3874AACB" w14:textId="3D785EF1" w:rsidR="001C7D77" w:rsidRDefault="009E137E" w:rsidP="2ED9072E">
      <w:pPr>
        <w:rPr>
          <w:ins w:id="1" w:author="Olin Kennedy" w:date="2023-03-27T10:10:00Z"/>
          <w:rFonts w:ascii="Times New Roman" w:hAnsi="Times New Roman" w:cs="Times New Roman"/>
          <w:color w:val="00B050"/>
        </w:rPr>
      </w:pPr>
      <w:ins w:id="2" w:author="Olin Kennedy" w:date="2023-03-27T10:04:00Z">
        <w:r>
          <w:rPr>
            <w:rFonts w:ascii="Times New Roman" w:hAnsi="Times New Roman" w:cs="Times New Roman"/>
            <w:color w:val="00B050"/>
          </w:rPr>
          <w:t xml:space="preserve">Generally, I view ACE as </w:t>
        </w:r>
      </w:ins>
      <w:ins w:id="3" w:author="Olin Kennedy" w:date="2023-03-27T10:05:00Z">
        <w:r>
          <w:rPr>
            <w:rFonts w:ascii="Times New Roman" w:hAnsi="Times New Roman" w:cs="Times New Roman"/>
            <w:color w:val="00B050"/>
          </w:rPr>
          <w:t xml:space="preserve">not being a type of base defense, but being a survivability </w:t>
        </w:r>
      </w:ins>
      <w:ins w:id="4" w:author="Olin Kennedy" w:date="2023-03-27T10:06:00Z">
        <w:r>
          <w:rPr>
            <w:rFonts w:ascii="Times New Roman" w:hAnsi="Times New Roman" w:cs="Times New Roman"/>
            <w:color w:val="00B050"/>
          </w:rPr>
          <w:t xml:space="preserve">tactic that is different from active and passive measures.  To use an Army example, </w:t>
        </w:r>
      </w:ins>
      <w:ins w:id="5" w:author="Olin Kennedy" w:date="2023-03-27T10:07:00Z">
        <w:r>
          <w:rPr>
            <w:rFonts w:ascii="Times New Roman" w:hAnsi="Times New Roman" w:cs="Times New Roman"/>
            <w:color w:val="00B050"/>
          </w:rPr>
          <w:t xml:space="preserve">say you have an assembly area somewhere.  You might camouflage some of your positions (Passive), you’d array your heavy weapons in some logical way with </w:t>
        </w:r>
      </w:ins>
      <w:ins w:id="6" w:author="Olin Kennedy" w:date="2023-03-27T10:08:00Z">
        <w:r>
          <w:rPr>
            <w:rFonts w:ascii="Times New Roman" w:hAnsi="Times New Roman" w:cs="Times New Roman"/>
            <w:color w:val="00B050"/>
          </w:rPr>
          <w:t xml:space="preserve">defined fields of fire (Active) and these represent what you can do at a single location.  Now, the decision to make a survivability move </w:t>
        </w:r>
      </w:ins>
      <w:ins w:id="7" w:author="Olin Kennedy" w:date="2023-03-27T10:09:00Z">
        <w:r>
          <w:rPr>
            <w:rFonts w:ascii="Times New Roman" w:hAnsi="Times New Roman" w:cs="Times New Roman"/>
            <w:color w:val="00B050"/>
          </w:rPr>
          <w:t>and change location is a separate type of action</w:t>
        </w:r>
      </w:ins>
      <w:ins w:id="8" w:author="Olin Kennedy" w:date="2023-03-27T10:10:00Z">
        <w:r>
          <w:rPr>
            <w:rFonts w:ascii="Times New Roman" w:hAnsi="Times New Roman" w:cs="Times New Roman"/>
            <w:color w:val="00B050"/>
          </w:rPr>
          <w:t xml:space="preserve"> from the active and passive measures you can take to defend yourself at a single location.  </w:t>
        </w:r>
      </w:ins>
    </w:p>
    <w:p w14:paraId="4DDF1F56" w14:textId="2FD7ADD8" w:rsidR="009E137E" w:rsidRPr="009E137E" w:rsidRDefault="009E137E" w:rsidP="2ED9072E">
      <w:pPr>
        <w:rPr>
          <w:rFonts w:ascii="Times New Roman" w:hAnsi="Times New Roman" w:cs="Times New Roman"/>
          <w:color w:val="00B050"/>
          <w:rPrChange w:id="9" w:author="Olin Kennedy" w:date="2023-03-27T10:04:00Z">
            <w:rPr>
              <w:rFonts w:ascii="Times New Roman" w:hAnsi="Times New Roman" w:cs="Times New Roman"/>
            </w:rPr>
          </w:rPrChange>
        </w:rPr>
      </w:pPr>
      <w:ins w:id="10" w:author="Olin Kennedy" w:date="2023-03-27T10:10:00Z">
        <w:r>
          <w:rPr>
            <w:rFonts w:ascii="Times New Roman" w:hAnsi="Times New Roman" w:cs="Times New Roman"/>
            <w:color w:val="00B050"/>
          </w:rPr>
          <w:t>Your comment did make think about if having 3 solut</w:t>
        </w:r>
      </w:ins>
      <w:ins w:id="11" w:author="Olin Kennedy" w:date="2023-03-27T10:11:00Z">
        <w:r>
          <w:rPr>
            <w:rFonts w:ascii="Times New Roman" w:hAnsi="Times New Roman" w:cs="Times New Roman"/>
            <w:color w:val="00B050"/>
          </w:rPr>
          <w:t xml:space="preserve">ion types adds value or just muddies the water.  I try again with the below changes.  If the below doesn’t work, we can just go down to two type or not specify the types.  </w:t>
        </w:r>
      </w:ins>
    </w:p>
    <w:p w14:paraId="3D4ACDEB" w14:textId="362EA704" w:rsidR="48965AF6" w:rsidRPr="003D7846" w:rsidRDefault="23CAC586" w:rsidP="2ED9072E">
      <w:pPr>
        <w:rPr>
          <w:rFonts w:ascii="Times New Roman" w:hAnsi="Times New Roman" w:cs="Times New Roman"/>
        </w:rPr>
      </w:pPr>
      <w:r w:rsidRPr="003D7846">
        <w:rPr>
          <w:rFonts w:ascii="Times New Roman" w:hAnsi="Times New Roman" w:cs="Times New Roman"/>
        </w:rPr>
        <w:t xml:space="preserve">Additionally, there are 3 solution types: </w:t>
      </w:r>
      <w:del w:id="12" w:author="Olin Kennedy" w:date="2023-03-27T10:11:00Z">
        <w:r w:rsidRPr="003D7846" w:rsidDel="00FD128C">
          <w:rPr>
            <w:rFonts w:ascii="Times New Roman" w:hAnsi="Times New Roman" w:cs="Times New Roman"/>
          </w:rPr>
          <w:delText>Active</w:delText>
        </w:r>
      </w:del>
      <w:ins w:id="13" w:author="Olin Kennedy" w:date="2023-03-27T10:11:00Z">
        <w:r w:rsidR="00FD128C">
          <w:rPr>
            <w:rFonts w:ascii="Times New Roman" w:hAnsi="Times New Roman" w:cs="Times New Roman"/>
          </w:rPr>
          <w:t>Acc</w:t>
        </w:r>
      </w:ins>
      <w:ins w:id="14" w:author="Olin Kennedy" w:date="2023-03-27T10:12:00Z">
        <w:r w:rsidR="00FD128C">
          <w:rPr>
            <w:rFonts w:ascii="Times New Roman" w:hAnsi="Times New Roman" w:cs="Times New Roman"/>
          </w:rPr>
          <w:t>ess-Based</w:t>
        </w:r>
      </w:ins>
      <w:r w:rsidRPr="003D7846">
        <w:rPr>
          <w:rFonts w:ascii="Times New Roman" w:hAnsi="Times New Roman" w:cs="Times New Roman"/>
        </w:rPr>
        <w:t>, Passive</w:t>
      </w:r>
      <w:ins w:id="15" w:author="Olin Kennedy" w:date="2023-03-27T10:12:00Z">
        <w:r w:rsidR="00FD128C">
          <w:rPr>
            <w:rFonts w:ascii="Times New Roman" w:hAnsi="Times New Roman" w:cs="Times New Roman"/>
          </w:rPr>
          <w:t xml:space="preserve"> Defensive</w:t>
        </w:r>
      </w:ins>
      <w:r w:rsidRPr="003D7846">
        <w:rPr>
          <w:rFonts w:ascii="Times New Roman" w:hAnsi="Times New Roman" w:cs="Times New Roman"/>
        </w:rPr>
        <w:t xml:space="preserve">, and </w:t>
      </w:r>
      <w:ins w:id="16" w:author="Olin Kennedy" w:date="2023-03-27T10:12:00Z">
        <w:r w:rsidR="00FD128C">
          <w:rPr>
            <w:rFonts w:ascii="Times New Roman" w:hAnsi="Times New Roman" w:cs="Times New Roman"/>
          </w:rPr>
          <w:t xml:space="preserve">Active </w:t>
        </w:r>
      </w:ins>
      <w:r w:rsidRPr="003D7846">
        <w:rPr>
          <w:rFonts w:ascii="Times New Roman" w:hAnsi="Times New Roman" w:cs="Times New Roman"/>
        </w:rPr>
        <w:t>Defensive.   Ac</w:t>
      </w:r>
      <w:ins w:id="17" w:author="Olin Kennedy" w:date="2023-03-27T10:12:00Z">
        <w:r w:rsidR="00FD128C">
          <w:rPr>
            <w:rFonts w:ascii="Times New Roman" w:hAnsi="Times New Roman" w:cs="Times New Roman"/>
          </w:rPr>
          <w:t>cess-Based</w:t>
        </w:r>
      </w:ins>
      <w:del w:id="18" w:author="Olin Kennedy" w:date="2023-03-27T10:12:00Z">
        <w:r w:rsidRPr="003D7846" w:rsidDel="00FD128C">
          <w:rPr>
            <w:rFonts w:ascii="Times New Roman" w:hAnsi="Times New Roman" w:cs="Times New Roman"/>
          </w:rPr>
          <w:delText xml:space="preserve">tive </w:delText>
        </w:r>
        <w:r w:rsidR="001C7D77" w:rsidDel="00FD128C">
          <w:rPr>
            <w:rFonts w:ascii="Times New Roman" w:hAnsi="Times New Roman" w:cs="Times New Roman"/>
          </w:rPr>
          <w:delText>defense</w:delText>
        </w:r>
      </w:del>
      <w:r w:rsidRPr="003D7846">
        <w:rPr>
          <w:rFonts w:ascii="Times New Roman" w:hAnsi="Times New Roman" w:cs="Times New Roman"/>
        </w:rPr>
        <w:t xml:space="preserve"> solutions are those that involve movement and maneuver of forces, supplies, etc. that promote survivability against LRPM.  </w:t>
      </w:r>
      <w:del w:id="19" w:author="Olin Kennedy" w:date="2023-03-27T10:13:00Z">
        <w:r w:rsidRPr="00FD128C" w:rsidDel="00FD128C">
          <w:rPr>
            <w:rFonts w:ascii="Times New Roman" w:hAnsi="Times New Roman" w:cs="Times New Roman"/>
            <w:rPrChange w:id="20" w:author="Olin Kennedy" w:date="2023-03-27T10:13:00Z">
              <w:rPr>
                <w:rFonts w:ascii="Times New Roman" w:hAnsi="Times New Roman" w:cs="Times New Roman"/>
                <w:strike/>
              </w:rPr>
            </w:rPrChange>
          </w:rPr>
          <w:delText>In other words, these are the solutions that support the concept of ACE.</w:delText>
        </w:r>
      </w:del>
      <w:ins w:id="21" w:author="Olin Kennedy" w:date="2023-03-27T10:13:00Z">
        <w:r w:rsidR="00FD128C" w:rsidRPr="00FD128C">
          <w:rPr>
            <w:rFonts w:ascii="Times New Roman" w:hAnsi="Times New Roman" w:cs="Times New Roman"/>
            <w:rPrChange w:id="22" w:author="Olin Kennedy" w:date="2023-03-27T10:13:00Z">
              <w:rPr>
                <w:rFonts w:ascii="Times New Roman" w:hAnsi="Times New Roman" w:cs="Times New Roman"/>
                <w:strike/>
              </w:rPr>
            </w:rPrChange>
          </w:rPr>
          <w:t>The locations gained from the access-based solutions</w:t>
        </w:r>
        <w:r w:rsidR="00FD128C">
          <w:rPr>
            <w:rFonts w:ascii="Times New Roman" w:hAnsi="Times New Roman" w:cs="Times New Roman"/>
          </w:rPr>
          <w:t xml:space="preserve"> enable the Agile Combat Employment (ACE) concept. </w:t>
        </w:r>
      </w:ins>
      <w:r w:rsidRPr="003D7846">
        <w:rPr>
          <w:rFonts w:ascii="Times New Roman" w:hAnsi="Times New Roman" w:cs="Times New Roman"/>
        </w:rPr>
        <w:t xml:space="preserve"> </w:t>
      </w:r>
      <w:del w:id="23" w:author="Olin Kennedy" w:date="2023-03-27T10:14:00Z">
        <w:r w:rsidRPr="003D7846" w:rsidDel="00FD128C">
          <w:rPr>
            <w:rFonts w:ascii="Times New Roman" w:hAnsi="Times New Roman" w:cs="Times New Roman"/>
          </w:rPr>
          <w:delText xml:space="preserve"> </w:delText>
        </w:r>
      </w:del>
      <w:r w:rsidRPr="003D7846">
        <w:rPr>
          <w:rFonts w:ascii="Times New Roman" w:hAnsi="Times New Roman" w:cs="Times New Roman"/>
        </w:rPr>
        <w:t xml:space="preserve">Passive </w:t>
      </w:r>
      <w:r w:rsidR="001C7D77">
        <w:rPr>
          <w:rFonts w:ascii="Times New Roman" w:hAnsi="Times New Roman" w:cs="Times New Roman"/>
        </w:rPr>
        <w:t xml:space="preserve">defense </w:t>
      </w:r>
      <w:r w:rsidRPr="003D7846">
        <w:rPr>
          <w:rFonts w:ascii="Times New Roman" w:hAnsi="Times New Roman" w:cs="Times New Roman"/>
        </w:rPr>
        <w:t xml:space="preserve">measures are those that are immovable and include the hardening of base infrastructure, runway repair capability, </w:t>
      </w:r>
      <w:ins w:id="24" w:author="Olin Kennedy" w:date="2023-03-27T10:15:00Z">
        <w:r w:rsidR="00FD128C">
          <w:rPr>
            <w:rFonts w:ascii="Times New Roman" w:hAnsi="Times New Roman" w:cs="Times New Roman"/>
          </w:rPr>
          <w:t xml:space="preserve">asset dispersion, </w:t>
        </w:r>
      </w:ins>
      <w:r w:rsidRPr="003D7846">
        <w:rPr>
          <w:rFonts w:ascii="Times New Roman" w:hAnsi="Times New Roman" w:cs="Times New Roman"/>
        </w:rPr>
        <w:t xml:space="preserve">and deception.  </w:t>
      </w:r>
      <w:del w:id="25" w:author="Olin Kennedy" w:date="2023-03-27T10:14:00Z">
        <w:r w:rsidRPr="003D7846" w:rsidDel="00FD128C">
          <w:rPr>
            <w:rFonts w:ascii="Times New Roman" w:hAnsi="Times New Roman" w:cs="Times New Roman"/>
          </w:rPr>
          <w:delText>The defensive solution type is the type that</w:delText>
        </w:r>
      </w:del>
      <w:ins w:id="26" w:author="Olin Kennedy" w:date="2023-03-27T10:14:00Z">
        <w:r w:rsidR="00FD128C">
          <w:rPr>
            <w:rFonts w:ascii="Times New Roman" w:hAnsi="Times New Roman" w:cs="Times New Roman"/>
          </w:rPr>
          <w:t>Active defensive measures</w:t>
        </w:r>
      </w:ins>
      <w:r w:rsidRPr="003D7846">
        <w:rPr>
          <w:rFonts w:ascii="Times New Roman" w:hAnsi="Times New Roman" w:cs="Times New Roman"/>
        </w:rPr>
        <w:t xml:space="preserve"> actively defend</w:t>
      </w:r>
      <w:del w:id="27" w:author="Olin Kennedy" w:date="2023-03-27T10:16:00Z">
        <w:r w:rsidRPr="003D7846" w:rsidDel="00FD128C">
          <w:rPr>
            <w:rFonts w:ascii="Times New Roman" w:hAnsi="Times New Roman" w:cs="Times New Roman"/>
          </w:rPr>
          <w:delText>s</w:delText>
        </w:r>
      </w:del>
      <w:r w:rsidRPr="003D7846">
        <w:rPr>
          <w:rFonts w:ascii="Times New Roman" w:hAnsi="Times New Roman" w:cs="Times New Roman"/>
        </w:rPr>
        <w:t xml:space="preserve"> against the Chinese missile threat</w:t>
      </w:r>
      <w:del w:id="28" w:author="Olin Kennedy" w:date="2023-03-27T10:17:00Z">
        <w:r w:rsidRPr="003D7846" w:rsidDel="00FD128C">
          <w:rPr>
            <w:rFonts w:ascii="Times New Roman" w:hAnsi="Times New Roman" w:cs="Times New Roman"/>
          </w:rPr>
          <w:delText>, or some type of active interruption of the LRPM kill chain on a fixed location</w:delText>
        </w:r>
      </w:del>
      <w:ins w:id="29" w:author="Olin Kennedy" w:date="2023-03-27T10:17:00Z">
        <w:r w:rsidR="00FD128C">
          <w:rPr>
            <w:rFonts w:ascii="Times New Roman" w:hAnsi="Times New Roman" w:cs="Times New Roman"/>
          </w:rPr>
          <w:t xml:space="preserve"> by detecting and shooting down the missiles</w:t>
        </w:r>
      </w:ins>
      <w:r w:rsidRPr="003D7846">
        <w:rPr>
          <w:rFonts w:ascii="Times New Roman" w:hAnsi="Times New Roman" w:cs="Times New Roman"/>
        </w:rPr>
        <w:t>.</w:t>
      </w:r>
      <w:r w:rsidR="004F6E80" w:rsidRPr="003D7846">
        <w:rPr>
          <w:rFonts w:ascii="Times New Roman" w:hAnsi="Times New Roman" w:cs="Times New Roman"/>
        </w:rPr>
        <w:t xml:space="preserve"> </w:t>
      </w:r>
      <w:r w:rsidRPr="003D7846">
        <w:rPr>
          <w:rFonts w:ascii="Times New Roman" w:hAnsi="Times New Roman" w:cs="Times New Roman"/>
        </w:rPr>
        <w:t xml:space="preserve">This </w:t>
      </w:r>
      <w:r w:rsidR="00F31500" w:rsidRPr="003D7846">
        <w:rPr>
          <w:rFonts w:ascii="Times New Roman" w:hAnsi="Times New Roman" w:cs="Times New Roman"/>
        </w:rPr>
        <w:t xml:space="preserve">is summarized in Figure 1.  </w:t>
      </w:r>
    </w:p>
    <w:p w14:paraId="1C590908" w14:textId="4ACA36D8" w:rsidR="48965AF6" w:rsidRPr="003D7846" w:rsidRDefault="48965AF6" w:rsidP="2ED9072E">
      <w:pPr>
        <w:rPr>
          <w:rFonts w:ascii="Times New Roman" w:hAnsi="Times New Roman" w:cs="Times New Roman"/>
        </w:rPr>
      </w:pPr>
    </w:p>
    <w:p w14:paraId="39E052F0" w14:textId="20AD6A91" w:rsidR="48965AF6" w:rsidRPr="003D7846" w:rsidRDefault="48965AF6" w:rsidP="2ED9072E">
      <w:pPr>
        <w:rPr>
          <w:rFonts w:ascii="Times New Roman" w:hAnsi="Times New Roman" w:cs="Times New Roman"/>
        </w:rPr>
      </w:pPr>
    </w:p>
    <w:p w14:paraId="175DA9C8" w14:textId="7971848F" w:rsidR="0020656C" w:rsidRPr="003D7846" w:rsidRDefault="009E137E" w:rsidP="0020656C">
      <w:pPr>
        <w:keepNext/>
        <w:jc w:val="center"/>
        <w:rPr>
          <w:rFonts w:ascii="Times New Roman" w:hAnsi="Times New Roman" w:cs="Times New Roman"/>
        </w:rPr>
      </w:pPr>
      <w:ins w:id="30" w:author="Olin Kennedy" w:date="2023-03-27T10:02:00Z">
        <w:r>
          <w:rPr>
            <w:noProof/>
          </w:rPr>
          <w:lastRenderedPageBreak/>
          <w:drawing>
            <wp:inline distT="0" distB="0" distL="0" distR="0" wp14:anchorId="6CE032D4" wp14:editId="585DD033">
              <wp:extent cx="4351020" cy="361701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6890" cy="3621898"/>
                      </a:xfrm>
                      <a:prstGeom prst="rect">
                        <a:avLst/>
                      </a:prstGeom>
                    </pic:spPr>
                  </pic:pic>
                </a:graphicData>
              </a:graphic>
            </wp:inline>
          </w:drawing>
        </w:r>
      </w:ins>
      <w:del w:id="31" w:author="Olin Kennedy" w:date="2023-03-27T10:02:00Z">
        <w:r w:rsidR="7D1CA9E1" w:rsidRPr="003D7846" w:rsidDel="009E137E">
          <w:rPr>
            <w:rFonts w:ascii="Times New Roman" w:hAnsi="Times New Roman" w:cs="Times New Roman"/>
            <w:noProof/>
          </w:rPr>
          <w:drawing>
            <wp:inline distT="0" distB="0" distL="0" distR="0" wp14:anchorId="213B8553" wp14:editId="12F75245">
              <wp:extent cx="3886200" cy="3230403"/>
              <wp:effectExtent l="0" t="0" r="0" b="8255"/>
              <wp:docPr id="91592931" name="Picture 9159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90897" cy="3234307"/>
                      </a:xfrm>
                      <a:prstGeom prst="rect">
                        <a:avLst/>
                      </a:prstGeom>
                    </pic:spPr>
                  </pic:pic>
                </a:graphicData>
              </a:graphic>
            </wp:inline>
          </w:drawing>
        </w:r>
      </w:del>
    </w:p>
    <w:p w14:paraId="1C3529D6" w14:textId="3B1A7BA5" w:rsidR="48965AF6" w:rsidRPr="003D7846" w:rsidRDefault="0020656C" w:rsidP="0020656C">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B87091">
        <w:rPr>
          <w:rFonts w:ascii="Times New Roman" w:hAnsi="Times New Roman" w:cs="Times New Roman"/>
          <w:noProof/>
        </w:rPr>
        <w:t>1</w:t>
      </w:r>
      <w:r w:rsidR="00B371AD" w:rsidRPr="003D7846">
        <w:rPr>
          <w:rFonts w:ascii="Times New Roman" w:hAnsi="Times New Roman" w:cs="Times New Roman"/>
          <w:noProof/>
        </w:rPr>
        <w:fldChar w:fldCharType="end"/>
      </w:r>
    </w:p>
    <w:p w14:paraId="623D8FE9" w14:textId="73E0E93D" w:rsidR="48965AF6" w:rsidRDefault="3F5C3EE6" w:rsidP="2ED9072E">
      <w:pPr>
        <w:spacing w:line="257" w:lineRule="auto"/>
        <w:rPr>
          <w:rFonts w:ascii="Times New Roman" w:eastAsia="Calibri" w:hAnsi="Times New Roman" w:cs="Times New Roman"/>
        </w:rPr>
      </w:pPr>
      <w:r w:rsidRPr="003D7846">
        <w:rPr>
          <w:rFonts w:ascii="Times New Roman" w:eastAsia="Calibri" w:hAnsi="Times New Roman" w:cs="Times New Roman"/>
        </w:rPr>
        <w:t xml:space="preserve">The gold star represents the best theoretically possible solution, but may not exist in </w:t>
      </w:r>
      <w:r w:rsidR="04D68326" w:rsidRPr="003D7846">
        <w:rPr>
          <w:rFonts w:ascii="Times New Roman" w:eastAsia="Calibri" w:hAnsi="Times New Roman" w:cs="Times New Roman"/>
        </w:rPr>
        <w:t>practice</w:t>
      </w:r>
      <w:r w:rsidRPr="003D7846">
        <w:rPr>
          <w:rFonts w:ascii="Times New Roman" w:eastAsia="Calibri" w:hAnsi="Times New Roman" w:cs="Times New Roman"/>
        </w:rPr>
        <w:t xml:space="preserve">.  There is a long history of inter-service rivalry that makes </w:t>
      </w:r>
      <w:proofErr w:type="gramStart"/>
      <w:r w:rsidRPr="003D7846">
        <w:rPr>
          <w:rFonts w:ascii="Times New Roman" w:eastAsia="Calibri" w:hAnsi="Times New Roman" w:cs="Times New Roman"/>
        </w:rPr>
        <w:t>joint cooperation</w:t>
      </w:r>
      <w:proofErr w:type="gramEnd"/>
      <w:r w:rsidRPr="003D7846">
        <w:rPr>
          <w:rFonts w:ascii="Times New Roman" w:eastAsia="Calibri" w:hAnsi="Times New Roman" w:cs="Times New Roman"/>
        </w:rPr>
        <w:t xml:space="preserve"> hard to accomplish </w:t>
      </w:r>
      <w:r w:rsidR="03E3885A" w:rsidRPr="003D7846">
        <w:rPr>
          <w:rFonts w:ascii="Times New Roman" w:eastAsia="Calibri" w:hAnsi="Times New Roman" w:cs="Times New Roman"/>
        </w:rPr>
        <w:t xml:space="preserve">as depicted in </w:t>
      </w:r>
      <w:sdt>
        <w:sdtPr>
          <w:rPr>
            <w:rFonts w:ascii="Times New Roman" w:eastAsia="Calibri" w:hAnsi="Times New Roman" w:cs="Times New Roman"/>
          </w:rPr>
          <w:id w:val="12578072"/>
          <w:citation/>
        </w:sdtPr>
        <w:sdtContent>
          <w:r w:rsidR="00A9363E" w:rsidRPr="003D7846">
            <w:rPr>
              <w:rFonts w:ascii="Times New Roman" w:eastAsia="Calibri" w:hAnsi="Times New Roman" w:cs="Times New Roman"/>
            </w:rPr>
            <w:fldChar w:fldCharType="begin"/>
          </w:r>
          <w:r w:rsidR="00A9363E" w:rsidRPr="003D7846">
            <w:rPr>
              <w:rFonts w:ascii="Times New Roman" w:eastAsia="Calibri" w:hAnsi="Times New Roman" w:cs="Times New Roman"/>
            </w:rPr>
            <w:instrText xml:space="preserve"> CITATION Vic20 \l 1033 </w:instrText>
          </w:r>
          <w:r w:rsidR="00A9363E" w:rsidRPr="003D7846">
            <w:rPr>
              <w:rFonts w:ascii="Times New Roman" w:eastAsia="Calibri" w:hAnsi="Times New Roman" w:cs="Times New Roman"/>
            </w:rPr>
            <w:fldChar w:fldCharType="separate"/>
          </w:r>
          <w:r w:rsidR="00A9363E" w:rsidRPr="003D7846">
            <w:rPr>
              <w:rFonts w:ascii="Times New Roman" w:eastAsia="Calibri" w:hAnsi="Times New Roman" w:cs="Times New Roman"/>
              <w:noProof/>
            </w:rPr>
            <w:t>(Vick, Zeigler, Brackup, &amp; Meyers, 2020)</w:t>
          </w:r>
          <w:r w:rsidR="00A9363E" w:rsidRPr="003D7846">
            <w:rPr>
              <w:rFonts w:ascii="Times New Roman" w:eastAsia="Calibri" w:hAnsi="Times New Roman" w:cs="Times New Roman"/>
            </w:rPr>
            <w:fldChar w:fldCharType="end"/>
          </w:r>
        </w:sdtContent>
      </w:sdt>
      <w:r w:rsidR="03E3885A" w:rsidRPr="003D7846">
        <w:rPr>
          <w:rFonts w:ascii="Times New Roman" w:eastAsia="Calibri" w:hAnsi="Times New Roman" w:cs="Times New Roman"/>
        </w:rPr>
        <w:t xml:space="preserve">.  </w:t>
      </w:r>
      <w:r w:rsidR="00014D5B" w:rsidRPr="00014D5B">
        <w:rPr>
          <w:rFonts w:ascii="Times New Roman" w:eastAsia="Calibri" w:hAnsi="Times New Roman" w:cs="Times New Roman"/>
          <w:color w:val="FF0000"/>
        </w:rPr>
        <w:t xml:space="preserve">That is why COCOMs were created in 1986.  </w:t>
      </w:r>
      <w:r w:rsidR="03E3885A" w:rsidRPr="003D7846">
        <w:rPr>
          <w:rFonts w:ascii="Times New Roman" w:eastAsia="Calibri" w:hAnsi="Times New Roman" w:cs="Times New Roman"/>
        </w:rPr>
        <w:t xml:space="preserve">Multinational cooperation </w:t>
      </w:r>
      <w:r w:rsidR="0CF21B41" w:rsidRPr="003D7846">
        <w:rPr>
          <w:rFonts w:ascii="Times New Roman" w:eastAsia="Calibri" w:hAnsi="Times New Roman" w:cs="Times New Roman"/>
        </w:rPr>
        <w:t xml:space="preserve">can also be considered quite fickle, </w:t>
      </w:r>
      <w:ins w:id="32" w:author="Olin Kennedy" w:date="2023-03-27T10:24:00Z">
        <w:r w:rsidR="005F2115">
          <w:rPr>
            <w:rFonts w:ascii="Times New Roman" w:eastAsia="Calibri" w:hAnsi="Times New Roman" w:cs="Times New Roman"/>
          </w:rPr>
          <w:t xml:space="preserve">particularly </w:t>
        </w:r>
      </w:ins>
      <w:r w:rsidR="0CF21B41" w:rsidRPr="003D7846">
        <w:rPr>
          <w:rFonts w:ascii="Times New Roman" w:eastAsia="Calibri" w:hAnsi="Times New Roman" w:cs="Times New Roman"/>
        </w:rPr>
        <w:t>outside of the countries with deep security ties to the United States already</w:t>
      </w:r>
      <w:del w:id="33" w:author="Olin Kennedy" w:date="2023-03-27T10:24:00Z">
        <w:r w:rsidR="0CF21B41" w:rsidRPr="003D7846" w:rsidDel="005F2115">
          <w:rPr>
            <w:rFonts w:ascii="Times New Roman" w:eastAsia="Calibri" w:hAnsi="Times New Roman" w:cs="Times New Roman"/>
          </w:rPr>
          <w:delText xml:space="preserve"> (Japan, South Korea, Australia)</w:delText>
        </w:r>
      </w:del>
      <w:ins w:id="34" w:author="Olin Kennedy" w:date="2023-03-27T10:24:00Z">
        <w:r w:rsidR="005F2115">
          <w:rPr>
            <w:rFonts w:ascii="Times New Roman" w:eastAsia="Calibri" w:hAnsi="Times New Roman" w:cs="Times New Roman"/>
          </w:rPr>
          <w:t xml:space="preserve"> </w:t>
        </w:r>
      </w:ins>
      <w:customXmlInsRangeStart w:id="35" w:author="Olin Kennedy" w:date="2023-03-27T10:24:00Z"/>
      <w:sdt>
        <w:sdtPr>
          <w:rPr>
            <w:rFonts w:ascii="Times New Roman" w:eastAsia="Calibri" w:hAnsi="Times New Roman" w:cs="Times New Roman"/>
          </w:rPr>
          <w:id w:val="1080951061"/>
          <w:citation/>
        </w:sdtPr>
        <w:sdtContent>
          <w:customXmlInsRangeEnd w:id="35"/>
          <w:ins w:id="36" w:author="Olin Kennedy" w:date="2023-03-27T10:24:00Z">
            <w:r w:rsidR="005F2115">
              <w:rPr>
                <w:rFonts w:ascii="Times New Roman" w:eastAsia="Calibri" w:hAnsi="Times New Roman" w:cs="Times New Roman"/>
              </w:rPr>
              <w:fldChar w:fldCharType="begin"/>
            </w:r>
            <w:r w:rsidR="005F2115">
              <w:rPr>
                <w:rFonts w:ascii="Times New Roman" w:eastAsia="Calibri" w:hAnsi="Times New Roman" w:cs="Times New Roman"/>
              </w:rPr>
              <w:instrText xml:space="preserve"> CITATION Orl23 \l 1033 </w:instrText>
            </w:r>
          </w:ins>
          <w:r w:rsidR="005F2115">
            <w:rPr>
              <w:rFonts w:ascii="Times New Roman" w:eastAsia="Calibri" w:hAnsi="Times New Roman" w:cs="Times New Roman"/>
            </w:rPr>
            <w:fldChar w:fldCharType="separate"/>
          </w:r>
          <w:ins w:id="37" w:author="Olin Kennedy" w:date="2023-03-27T10:24:00Z">
            <w:r w:rsidR="005F2115" w:rsidRPr="005F2115">
              <w:rPr>
                <w:rFonts w:ascii="Times New Roman" w:eastAsia="Calibri" w:hAnsi="Times New Roman" w:cs="Times New Roman"/>
                <w:noProof/>
                <w:rPrChange w:id="38" w:author="Olin Kennedy" w:date="2023-03-27T10:24:00Z">
                  <w:rPr/>
                </w:rPrChange>
              </w:rPr>
              <w:t>(Orletsky, et al., 2023)</w:t>
            </w:r>
            <w:r w:rsidR="005F2115">
              <w:rPr>
                <w:rFonts w:ascii="Times New Roman" w:eastAsia="Calibri" w:hAnsi="Times New Roman" w:cs="Times New Roman"/>
              </w:rPr>
              <w:fldChar w:fldCharType="end"/>
            </w:r>
          </w:ins>
          <w:customXmlInsRangeStart w:id="39" w:author="Olin Kennedy" w:date="2023-03-27T10:24:00Z"/>
        </w:sdtContent>
      </w:sdt>
      <w:customXmlInsRangeEnd w:id="39"/>
      <w:del w:id="40" w:author="Olin Kennedy" w:date="2023-03-27T10:24:00Z">
        <w:r w:rsidR="0CF21B41" w:rsidRPr="003D7846" w:rsidDel="005F2115">
          <w:rPr>
            <w:rFonts w:ascii="Times New Roman" w:eastAsia="Calibri" w:hAnsi="Times New Roman" w:cs="Times New Roman"/>
          </w:rPr>
          <w:delText xml:space="preserve">.  </w:delText>
        </w:r>
        <w:r w:rsidR="00F31500" w:rsidRPr="003D7846" w:rsidDel="005F2115">
          <w:rPr>
            <w:rFonts w:ascii="Times New Roman" w:eastAsia="Calibri" w:hAnsi="Times New Roman" w:cs="Times New Roman"/>
          </w:rPr>
          <w:delText>(insert source here)</w:delText>
        </w:r>
      </w:del>
    </w:p>
    <w:p w14:paraId="321C3881" w14:textId="77777777" w:rsidR="00D82834" w:rsidRPr="003D7846" w:rsidRDefault="00D82834" w:rsidP="00D82834">
      <w:pPr>
        <w:rPr>
          <w:rFonts w:ascii="Times New Roman" w:hAnsi="Times New Roman" w:cs="Times New Roman"/>
        </w:rPr>
      </w:pPr>
      <w:r w:rsidRPr="003D7846">
        <w:rPr>
          <w:rFonts w:ascii="Times New Roman" w:hAnsi="Times New Roman" w:cs="Times New Roman"/>
        </w:rPr>
        <w:t xml:space="preserve">An initial literature review of studies revealed a plethora of existing models that can help decision-makers select wise investments into RB and ACE along the lines of hardened infrastructure and certain capability investments. The value of deception is mentioned as an effective and cost-efficient strategy in a cursory fashion; however, provisions for the use of deception are not included in the papers and models that we examined.   This research seeks to fill that gap by providing an initial estimate of the potential cost and effectiveness of a deception strategy.   </w:t>
      </w:r>
    </w:p>
    <w:p w14:paraId="7FB08CFE" w14:textId="77777777" w:rsidR="00D82834" w:rsidRPr="003D7846" w:rsidRDefault="00D82834" w:rsidP="00D82834">
      <w:pPr>
        <w:rPr>
          <w:rFonts w:ascii="Times New Roman" w:hAnsi="Times New Roman" w:cs="Times New Roman"/>
        </w:rPr>
      </w:pPr>
      <w:r w:rsidRPr="003D7846">
        <w:rPr>
          <w:rFonts w:ascii="Times New Roman" w:hAnsi="Times New Roman" w:cs="Times New Roman"/>
        </w:rPr>
        <w:t>Research questions that this research answers are:</w:t>
      </w:r>
    </w:p>
    <w:p w14:paraId="331DEE33" w14:textId="439ADCE1" w:rsidR="00D82834" w:rsidRPr="003D7846" w:rsidRDefault="00D82834">
      <w:pPr>
        <w:pStyle w:val="ListParagraph"/>
        <w:rPr>
          <w:rFonts w:ascii="Times New Roman" w:hAnsi="Times New Roman" w:cs="Times New Roman"/>
        </w:rPr>
        <w:pPrChange w:id="41" w:author="Olin Kennedy" w:date="2023-03-27T14:19:00Z">
          <w:pPr>
            <w:pStyle w:val="ListParagraph"/>
            <w:numPr>
              <w:numId w:val="6"/>
            </w:numPr>
            <w:ind w:hanging="360"/>
          </w:pPr>
        </w:pPrChange>
      </w:pPr>
      <w:del w:id="42" w:author="Olin Kennedy" w:date="2023-03-27T14:19:00Z">
        <w:r w:rsidRPr="003D7846" w:rsidDel="00D371CA">
          <w:rPr>
            <w:rFonts w:ascii="Times New Roman" w:hAnsi="Times New Roman" w:cs="Times New Roman"/>
          </w:rPr>
          <w:delText xml:space="preserve">How can the value of deception be modeled?  </w:delText>
        </w:r>
      </w:del>
    </w:p>
    <w:p w14:paraId="1E47F32B" w14:textId="77777777" w:rsidR="00D82834" w:rsidRPr="003D7846" w:rsidRDefault="00D82834" w:rsidP="00D82834">
      <w:pPr>
        <w:pStyle w:val="ListParagraph"/>
        <w:numPr>
          <w:ilvl w:val="0"/>
          <w:numId w:val="6"/>
        </w:numPr>
        <w:rPr>
          <w:rFonts w:ascii="Times New Roman" w:hAnsi="Times New Roman" w:cs="Times New Roman"/>
        </w:rPr>
      </w:pPr>
      <w:r w:rsidRPr="003D7846">
        <w:rPr>
          <w:rFonts w:ascii="Times New Roman" w:hAnsi="Times New Roman" w:cs="Times New Roman"/>
        </w:rPr>
        <w:t>What is the potential value of deception?</w:t>
      </w:r>
    </w:p>
    <w:p w14:paraId="49488DE4" w14:textId="77777777" w:rsidR="00D82834" w:rsidRPr="003D7846" w:rsidRDefault="00D82834" w:rsidP="00D82834">
      <w:pPr>
        <w:pStyle w:val="ListParagraph"/>
        <w:numPr>
          <w:ilvl w:val="0"/>
          <w:numId w:val="6"/>
        </w:numPr>
        <w:rPr>
          <w:rFonts w:ascii="Times New Roman" w:hAnsi="Times New Roman" w:cs="Times New Roman"/>
        </w:rPr>
      </w:pPr>
      <w:r w:rsidRPr="003D7846">
        <w:rPr>
          <w:rFonts w:ascii="Times New Roman" w:hAnsi="Times New Roman" w:cs="Times New Roman"/>
        </w:rPr>
        <w:t xml:space="preserve">Given a model that produces the value of deception and cost-estimates of the tolls required to pull it off, </w:t>
      </w:r>
      <w:proofErr w:type="gramStart"/>
      <w:r w:rsidRPr="003D7846">
        <w:rPr>
          <w:rFonts w:ascii="Times New Roman" w:hAnsi="Times New Roman" w:cs="Times New Roman"/>
        </w:rPr>
        <w:t>Is</w:t>
      </w:r>
      <w:proofErr w:type="gramEnd"/>
      <w:r w:rsidRPr="003D7846">
        <w:rPr>
          <w:rFonts w:ascii="Times New Roman" w:hAnsi="Times New Roman" w:cs="Times New Roman"/>
        </w:rPr>
        <w:t xml:space="preserve"> it cost-effective to acquire the tools of deception?</w:t>
      </w:r>
    </w:p>
    <w:p w14:paraId="7F78326D" w14:textId="141CDA34" w:rsidR="00D82834" w:rsidRPr="003D7846" w:rsidRDefault="00D82834" w:rsidP="00D82834">
      <w:pPr>
        <w:pStyle w:val="ListParagraph"/>
        <w:numPr>
          <w:ilvl w:val="0"/>
          <w:numId w:val="6"/>
        </w:numPr>
        <w:rPr>
          <w:rFonts w:ascii="Times New Roman" w:hAnsi="Times New Roman" w:cs="Times New Roman"/>
        </w:rPr>
      </w:pPr>
      <w:del w:id="43" w:author="Olin Kennedy" w:date="2023-03-27T10:26:00Z">
        <w:r w:rsidRPr="003D7846" w:rsidDel="005F2115">
          <w:rPr>
            <w:rFonts w:ascii="Times New Roman" w:hAnsi="Times New Roman" w:cs="Times New Roman"/>
          </w:rPr>
          <w:delText xml:space="preserve">What </w:delText>
        </w:r>
      </w:del>
      <w:del w:id="44" w:author="Olin Kennedy" w:date="2023-03-27T10:25:00Z">
        <w:r w:rsidRPr="003D7846" w:rsidDel="005F2115">
          <w:rPr>
            <w:rFonts w:ascii="Times New Roman" w:hAnsi="Times New Roman" w:cs="Times New Roman"/>
          </w:rPr>
          <w:delText xml:space="preserve">affect </w:delText>
        </w:r>
      </w:del>
      <w:del w:id="45" w:author="Olin Kennedy" w:date="2023-03-27T10:26:00Z">
        <w:r w:rsidRPr="003D7846" w:rsidDel="005F2115">
          <w:rPr>
            <w:rFonts w:ascii="Times New Roman" w:hAnsi="Times New Roman" w:cs="Times New Roman"/>
          </w:rPr>
          <w:delText xml:space="preserve">on outcomes occurs </w:delText>
        </w:r>
      </w:del>
      <w:ins w:id="46" w:author="Olin Kennedy" w:date="2023-03-27T10:26:00Z">
        <w:r w:rsidR="005F2115">
          <w:rPr>
            <w:rFonts w:ascii="Times New Roman" w:hAnsi="Times New Roman" w:cs="Times New Roman"/>
          </w:rPr>
          <w:t xml:space="preserve">How are outcomes affected </w:t>
        </w:r>
      </w:ins>
      <w:r w:rsidRPr="003D7846">
        <w:rPr>
          <w:rFonts w:ascii="Times New Roman" w:hAnsi="Times New Roman" w:cs="Times New Roman"/>
        </w:rPr>
        <w:t>if you could induce the enemy to overestimate and underestimate your force posture through deception?</w:t>
      </w:r>
    </w:p>
    <w:p w14:paraId="41336E31" w14:textId="77777777" w:rsidR="00D82834" w:rsidRPr="003D7846" w:rsidRDefault="00D82834" w:rsidP="00D82834">
      <w:pPr>
        <w:pStyle w:val="Heading1"/>
        <w:rPr>
          <w:rFonts w:ascii="Times New Roman" w:hAnsi="Times New Roman" w:cs="Times New Roman"/>
        </w:rPr>
      </w:pPr>
      <w:r w:rsidRPr="003D7846">
        <w:rPr>
          <w:rFonts w:ascii="Times New Roman" w:hAnsi="Times New Roman" w:cs="Times New Roman"/>
        </w:rPr>
        <w:lastRenderedPageBreak/>
        <w:t>What is Deception and How to Model it?</w:t>
      </w:r>
    </w:p>
    <w:p w14:paraId="6D172B89" w14:textId="77777777" w:rsidR="00D82834" w:rsidRPr="003D7846" w:rsidRDefault="00D82834" w:rsidP="00D82834">
      <w:pPr>
        <w:pStyle w:val="Heading1"/>
        <w:rPr>
          <w:rFonts w:ascii="Times New Roman" w:eastAsiaTheme="minorHAnsi" w:hAnsi="Times New Roman" w:cs="Times New Roman"/>
          <w:color w:val="auto"/>
          <w:sz w:val="22"/>
          <w:szCs w:val="22"/>
        </w:rPr>
      </w:pPr>
      <w:r w:rsidRPr="003D7846">
        <w:rPr>
          <w:rFonts w:ascii="Times New Roman" w:eastAsiaTheme="minorHAnsi" w:hAnsi="Times New Roman" w:cs="Times New Roman"/>
          <w:color w:val="auto"/>
          <w:sz w:val="22"/>
          <w:szCs w:val="22"/>
        </w:rPr>
        <w:t>Previous work defines deception in a military context as the practice of deliberately inducing misperception in another for tactical, operational, or strategic advantage (</w:t>
      </w:r>
      <w:proofErr w:type="spellStart"/>
      <w:r w:rsidRPr="003D7846">
        <w:rPr>
          <w:rFonts w:ascii="Times New Roman" w:eastAsiaTheme="minorHAnsi" w:hAnsi="Times New Roman" w:cs="Times New Roman"/>
          <w:color w:val="auto"/>
          <w:sz w:val="22"/>
          <w:szCs w:val="22"/>
        </w:rPr>
        <w:t>Gerwehr</w:t>
      </w:r>
      <w:proofErr w:type="spellEnd"/>
      <w:r w:rsidRPr="003D7846">
        <w:rPr>
          <w:rFonts w:ascii="Times New Roman" w:eastAsiaTheme="minorHAnsi" w:hAnsi="Times New Roman" w:cs="Times New Roman"/>
          <w:color w:val="auto"/>
          <w:sz w:val="22"/>
          <w:szCs w:val="22"/>
        </w:rPr>
        <w:t xml:space="preserve"> &amp; Glenn, 2000). </w:t>
      </w:r>
      <w:proofErr w:type="spellStart"/>
      <w:r w:rsidRPr="003D7846">
        <w:rPr>
          <w:rFonts w:ascii="Times New Roman" w:eastAsiaTheme="minorHAnsi" w:hAnsi="Times New Roman" w:cs="Times New Roman"/>
          <w:color w:val="auto"/>
          <w:sz w:val="22"/>
          <w:szCs w:val="22"/>
        </w:rPr>
        <w:t>Gerwehr</w:t>
      </w:r>
      <w:proofErr w:type="spellEnd"/>
      <w:r w:rsidRPr="003D7846">
        <w:rPr>
          <w:rFonts w:ascii="Times New Roman" w:eastAsiaTheme="minorHAnsi" w:hAnsi="Times New Roman" w:cs="Times New Roman"/>
          <w:color w:val="auto"/>
          <w:sz w:val="22"/>
          <w:szCs w:val="22"/>
        </w:rPr>
        <w:t xml:space="preserve"> et al., in their study of deception, highlight the importance of decoys and their ability to feint to deflect enemy attention. </w:t>
      </w:r>
    </w:p>
    <w:p w14:paraId="7C816098" w14:textId="77777777" w:rsidR="00D82834" w:rsidRPr="003D7846" w:rsidRDefault="00D82834" w:rsidP="2ED9072E">
      <w:pPr>
        <w:spacing w:line="257" w:lineRule="auto"/>
        <w:rPr>
          <w:rFonts w:ascii="Times New Roman" w:eastAsia="Calibri" w:hAnsi="Times New Roman" w:cs="Times New Roman"/>
        </w:rPr>
      </w:pPr>
    </w:p>
    <w:p w14:paraId="42FB4BF3" w14:textId="42700C87" w:rsidR="48965AF6" w:rsidRPr="003D7846" w:rsidRDefault="23CAC586" w:rsidP="2ED9072E">
      <w:pPr>
        <w:pStyle w:val="Heading1"/>
        <w:rPr>
          <w:rFonts w:ascii="Times New Roman" w:hAnsi="Times New Roman" w:cs="Times New Roman"/>
        </w:rPr>
      </w:pPr>
      <w:r w:rsidRPr="003D7846">
        <w:rPr>
          <w:rFonts w:ascii="Times New Roman" w:eastAsia="Calibri Light" w:hAnsi="Times New Roman" w:cs="Times New Roman"/>
        </w:rPr>
        <w:t>Why Shell-Game?</w:t>
      </w:r>
    </w:p>
    <w:p w14:paraId="6ACAD38F" w14:textId="450885E2" w:rsidR="48965AF6" w:rsidRPr="003D7846" w:rsidRDefault="23CAC586" w:rsidP="2ED9072E">
      <w:pPr>
        <w:spacing w:line="257" w:lineRule="auto"/>
        <w:rPr>
          <w:rFonts w:ascii="Times New Roman" w:hAnsi="Times New Roman" w:cs="Times New Roman"/>
        </w:rPr>
      </w:pPr>
      <w:r w:rsidRPr="003D7846">
        <w:rPr>
          <w:rFonts w:ascii="Times New Roman" w:eastAsia="Calibri" w:hAnsi="Times New Roman" w:cs="Times New Roman"/>
        </w:rPr>
        <w:t xml:space="preserve">Shell Game, as a deceptive measure, </w:t>
      </w:r>
      <w:del w:id="47" w:author="Olin Kennedy" w:date="2023-03-27T10:27:00Z">
        <w:r w:rsidRPr="003D7846" w:rsidDel="005F2115">
          <w:rPr>
            <w:rFonts w:ascii="Times New Roman" w:eastAsia="Calibri" w:hAnsi="Times New Roman" w:cs="Times New Roman"/>
          </w:rPr>
          <w:delText xml:space="preserve">is </w:delText>
        </w:r>
      </w:del>
      <w:ins w:id="48" w:author="Olin Kennedy" w:date="2023-03-27T10:27:00Z">
        <w:r w:rsidR="005F2115">
          <w:rPr>
            <w:rFonts w:ascii="Times New Roman" w:eastAsia="Calibri" w:hAnsi="Times New Roman" w:cs="Times New Roman"/>
          </w:rPr>
          <w:t>would be</w:t>
        </w:r>
        <w:r w:rsidR="005F2115" w:rsidRPr="003D7846">
          <w:rPr>
            <w:rFonts w:ascii="Times New Roman" w:eastAsia="Calibri" w:hAnsi="Times New Roman" w:cs="Times New Roman"/>
          </w:rPr>
          <w:t xml:space="preserve"> </w:t>
        </w:r>
      </w:ins>
      <w:r w:rsidRPr="003D7846">
        <w:rPr>
          <w:rFonts w:ascii="Times New Roman" w:eastAsia="Calibri" w:hAnsi="Times New Roman" w:cs="Times New Roman"/>
        </w:rPr>
        <w:t xml:space="preserve">characterized as </w:t>
      </w:r>
      <w:ins w:id="49" w:author="Olin Kennedy" w:date="2023-03-27T10:27:00Z">
        <w:r w:rsidR="005F2115">
          <w:rPr>
            <w:rFonts w:ascii="Times New Roman" w:eastAsia="Calibri" w:hAnsi="Times New Roman" w:cs="Times New Roman"/>
          </w:rPr>
          <w:t xml:space="preserve">a </w:t>
        </w:r>
      </w:ins>
      <w:r w:rsidRPr="003D7846">
        <w:rPr>
          <w:rFonts w:ascii="Times New Roman" w:eastAsia="Calibri" w:hAnsi="Times New Roman" w:cs="Times New Roman"/>
        </w:rPr>
        <w:t xml:space="preserve">low-cost </w:t>
      </w:r>
      <w:del w:id="50" w:author="Olin Kennedy" w:date="2023-03-27T10:27:00Z">
        <w:r w:rsidRPr="003D7846" w:rsidDel="005F2115">
          <w:rPr>
            <w:rFonts w:ascii="Times New Roman" w:eastAsia="Calibri" w:hAnsi="Times New Roman" w:cs="Times New Roman"/>
          </w:rPr>
          <w:delText>circle</w:delText>
        </w:r>
      </w:del>
      <w:ins w:id="51" w:author="Olin Kennedy" w:date="2023-03-27T10:27:00Z">
        <w:r w:rsidR="005F2115">
          <w:rPr>
            <w:rFonts w:ascii="Times New Roman" w:eastAsia="Calibri" w:hAnsi="Times New Roman" w:cs="Times New Roman"/>
          </w:rPr>
          <w:t xml:space="preserve"> solution</w:t>
        </w:r>
      </w:ins>
      <w:r w:rsidRPr="003D7846">
        <w:rPr>
          <w:rFonts w:ascii="Times New Roman" w:eastAsia="Calibri" w:hAnsi="Times New Roman" w:cs="Times New Roman"/>
        </w:rPr>
        <w:t xml:space="preserve"> in Figure 1.  </w:t>
      </w:r>
      <w:del w:id="52" w:author="Olin Kennedy" w:date="2023-03-27T10:27:00Z">
        <w:r w:rsidRPr="003D7846" w:rsidDel="005F2115">
          <w:rPr>
            <w:rFonts w:ascii="Times New Roman" w:eastAsia="Calibri" w:hAnsi="Times New Roman" w:cs="Times New Roman"/>
          </w:rPr>
          <w:delText>However, if</w:delText>
        </w:r>
      </w:del>
      <w:ins w:id="53" w:author="Olin Kennedy" w:date="2023-03-27T10:27:00Z">
        <w:r w:rsidR="005F2115">
          <w:rPr>
            <w:rFonts w:ascii="Times New Roman" w:eastAsia="Calibri" w:hAnsi="Times New Roman" w:cs="Times New Roman"/>
          </w:rPr>
          <w:t xml:space="preserve"> If</w:t>
        </w:r>
      </w:ins>
      <w:r w:rsidRPr="003D7846">
        <w:rPr>
          <w:rFonts w:ascii="Times New Roman" w:eastAsia="Calibri" w:hAnsi="Times New Roman" w:cs="Times New Roman"/>
        </w:rPr>
        <w:t xml:space="preserve"> a theoretical case can be proven towards its effectiveness, the Shell Game Solution can be upscaled to multiple locations, including joint and multinational installations as a multiple of its relatively cheap cost.  It has the potential to be at the intersection of the 3 characteristics of the solution space, the gold star location.  </w:t>
      </w:r>
    </w:p>
    <w:p w14:paraId="4BA937E4" w14:textId="67FB86F7" w:rsidR="0020656C" w:rsidRPr="003D7846" w:rsidRDefault="00116849" w:rsidP="0020656C">
      <w:pPr>
        <w:keepNext/>
        <w:spacing w:line="257" w:lineRule="auto"/>
        <w:jc w:val="center"/>
        <w:rPr>
          <w:rFonts w:ascii="Times New Roman" w:hAnsi="Times New Roman" w:cs="Times New Roman"/>
        </w:rPr>
      </w:pPr>
      <w:ins w:id="54" w:author="Olin Kennedy" w:date="2023-03-27T11:01:00Z">
        <w:r w:rsidRPr="00116849">
          <w:rPr>
            <w:noProof/>
          </w:rPr>
          <w:drawing>
            <wp:inline distT="0" distB="0" distL="0" distR="0" wp14:anchorId="665E6A74" wp14:editId="38383FDB">
              <wp:extent cx="4198620" cy="2475661"/>
              <wp:effectExtent l="0" t="0" r="0" b="127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2"/>
                      <a:stretch>
                        <a:fillRect/>
                      </a:stretch>
                    </pic:blipFill>
                    <pic:spPr>
                      <a:xfrm>
                        <a:off x="0" y="0"/>
                        <a:ext cx="4202666" cy="2478046"/>
                      </a:xfrm>
                      <a:prstGeom prst="rect">
                        <a:avLst/>
                      </a:prstGeom>
                    </pic:spPr>
                  </pic:pic>
                </a:graphicData>
              </a:graphic>
            </wp:inline>
          </w:drawing>
        </w:r>
      </w:ins>
      <w:del w:id="55" w:author="Olin Kennedy" w:date="2023-03-27T11:01:00Z">
        <w:r w:rsidR="3321C4D6" w:rsidRPr="003D7846" w:rsidDel="00116849">
          <w:rPr>
            <w:rFonts w:ascii="Times New Roman" w:hAnsi="Times New Roman" w:cs="Times New Roman"/>
            <w:noProof/>
          </w:rPr>
          <w:drawing>
            <wp:inline distT="0" distB="0" distL="0" distR="0" wp14:anchorId="2B180D99" wp14:editId="37759191">
              <wp:extent cx="4572000" cy="2733675"/>
              <wp:effectExtent l="0" t="0" r="0" b="0"/>
              <wp:docPr id="20808829" name="Picture 2080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829" name="Picture 20808829"/>
                      <pic:cNvPicPr/>
                    </pic:nvPicPr>
                    <pic:blipFill>
                      <a:blip r:embed="rId13">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del>
    </w:p>
    <w:p w14:paraId="5100D6F3" w14:textId="66C1FC0C" w:rsidR="48965AF6" w:rsidRPr="002F76D2" w:rsidRDefault="0020656C" w:rsidP="0020656C">
      <w:pPr>
        <w:pStyle w:val="Caption"/>
        <w:jc w:val="center"/>
        <w:rPr>
          <w:rFonts w:ascii="Times New Roman" w:hAnsi="Times New Roman" w:cs="Times New Roman"/>
          <w:color w:val="FF0000"/>
        </w:rPr>
      </w:pPr>
      <w:r w:rsidRPr="002F76D2">
        <w:rPr>
          <w:rFonts w:ascii="Times New Roman" w:hAnsi="Times New Roman" w:cs="Times New Roman"/>
          <w:color w:val="FF0000"/>
        </w:rPr>
        <w:t xml:space="preserve">Figure </w:t>
      </w:r>
      <w:r w:rsidR="00B371AD" w:rsidRPr="002F76D2">
        <w:rPr>
          <w:rFonts w:ascii="Times New Roman" w:hAnsi="Times New Roman" w:cs="Times New Roman"/>
          <w:color w:val="FF0000"/>
        </w:rPr>
        <w:fldChar w:fldCharType="begin"/>
      </w:r>
      <w:r w:rsidR="00B371AD" w:rsidRPr="002F76D2">
        <w:rPr>
          <w:rFonts w:ascii="Times New Roman" w:hAnsi="Times New Roman" w:cs="Times New Roman"/>
          <w:color w:val="FF0000"/>
        </w:rPr>
        <w:instrText xml:space="preserve"> SEQ Figure \* ARABIC </w:instrText>
      </w:r>
      <w:r w:rsidR="00B371AD" w:rsidRPr="002F76D2">
        <w:rPr>
          <w:rFonts w:ascii="Times New Roman" w:hAnsi="Times New Roman" w:cs="Times New Roman"/>
          <w:color w:val="FF0000"/>
        </w:rPr>
        <w:fldChar w:fldCharType="separate"/>
      </w:r>
      <w:r w:rsidR="00B87091">
        <w:rPr>
          <w:rFonts w:ascii="Times New Roman" w:hAnsi="Times New Roman" w:cs="Times New Roman"/>
          <w:noProof/>
          <w:color w:val="FF0000"/>
        </w:rPr>
        <w:t>2</w:t>
      </w:r>
      <w:r w:rsidR="00B371AD" w:rsidRPr="002F76D2">
        <w:rPr>
          <w:rFonts w:ascii="Times New Roman" w:hAnsi="Times New Roman" w:cs="Times New Roman"/>
          <w:noProof/>
          <w:color w:val="FF0000"/>
        </w:rPr>
        <w:fldChar w:fldCharType="end"/>
      </w:r>
    </w:p>
    <w:p w14:paraId="1F2A1F78" w14:textId="77777777" w:rsidR="002F76D2" w:rsidRPr="002F76D2" w:rsidRDefault="23CAC586" w:rsidP="2ED9072E">
      <w:pPr>
        <w:spacing w:line="257" w:lineRule="auto"/>
        <w:rPr>
          <w:rFonts w:ascii="Times New Roman" w:eastAsia="Calibri" w:hAnsi="Times New Roman" w:cs="Times New Roman"/>
          <w:color w:val="FF0000"/>
        </w:rPr>
      </w:pPr>
      <w:r w:rsidRPr="002F76D2">
        <w:rPr>
          <w:rFonts w:ascii="Times New Roman" w:eastAsia="Calibri" w:hAnsi="Times New Roman" w:cs="Times New Roman"/>
          <w:color w:val="FF0000"/>
        </w:rPr>
        <w:t xml:space="preserve"> </w:t>
      </w:r>
      <w:r w:rsidR="002F76D2" w:rsidRPr="002F76D2">
        <w:rPr>
          <w:rFonts w:ascii="Times New Roman" w:eastAsia="Calibri" w:hAnsi="Times New Roman" w:cs="Times New Roman"/>
          <w:color w:val="FF0000"/>
        </w:rPr>
        <w:t>The figure on the right indicates that the “Shell Game at Bases” alone could reduce the cost below “Cost of LPRM to Destroy Bases.”   I suspect that the US must do both “Shell Game of Bases” and “Increase Cost of LPRMs to Destroy Bases”, hence the green dash line should be in the theta sector.  I would prefer “blue” and “red”.  I think the four approaches should have names that do not include “cost”.  Such as:</w:t>
      </w:r>
    </w:p>
    <w:p w14:paraId="79577CBD" w14:textId="7E4395EC" w:rsidR="002F76D2" w:rsidRPr="002F76D2" w:rsidRDefault="002F76D2" w:rsidP="002F76D2">
      <w:pPr>
        <w:pStyle w:val="ListParagraph"/>
        <w:numPr>
          <w:ilvl w:val="0"/>
          <w:numId w:val="10"/>
        </w:numPr>
        <w:spacing w:line="257" w:lineRule="auto"/>
        <w:rPr>
          <w:rFonts w:ascii="Times New Roman" w:hAnsi="Times New Roman" w:cs="Times New Roman"/>
          <w:color w:val="FF0000"/>
        </w:rPr>
      </w:pPr>
      <w:r w:rsidRPr="002F76D2">
        <w:rPr>
          <w:rFonts w:ascii="Times New Roman" w:eastAsia="Calibri" w:hAnsi="Times New Roman" w:cs="Times New Roman"/>
          <w:color w:val="FF0000"/>
        </w:rPr>
        <w:t>Fully-Capable Air Bases</w:t>
      </w:r>
    </w:p>
    <w:p w14:paraId="77C02420" w14:textId="77777777" w:rsidR="002F76D2" w:rsidRPr="002F76D2" w:rsidRDefault="002F76D2" w:rsidP="002F76D2">
      <w:pPr>
        <w:pStyle w:val="ListParagraph"/>
        <w:numPr>
          <w:ilvl w:val="0"/>
          <w:numId w:val="10"/>
        </w:numPr>
        <w:spacing w:line="257" w:lineRule="auto"/>
        <w:rPr>
          <w:rFonts w:ascii="Times New Roman" w:hAnsi="Times New Roman" w:cs="Times New Roman"/>
          <w:color w:val="FF0000"/>
        </w:rPr>
      </w:pPr>
      <w:r w:rsidRPr="002F76D2">
        <w:rPr>
          <w:rFonts w:ascii="Times New Roman" w:eastAsia="Calibri" w:hAnsi="Times New Roman" w:cs="Times New Roman"/>
          <w:color w:val="FF0000"/>
        </w:rPr>
        <w:t>LRPM to Destroy Air Bases</w:t>
      </w:r>
    </w:p>
    <w:p w14:paraId="2E6D5E07" w14:textId="77777777" w:rsidR="002F76D2" w:rsidRPr="002F76D2" w:rsidRDefault="002F76D2" w:rsidP="002F76D2">
      <w:pPr>
        <w:pStyle w:val="ListParagraph"/>
        <w:numPr>
          <w:ilvl w:val="0"/>
          <w:numId w:val="10"/>
        </w:numPr>
        <w:spacing w:line="257" w:lineRule="auto"/>
        <w:rPr>
          <w:rFonts w:ascii="Times New Roman" w:hAnsi="Times New Roman" w:cs="Times New Roman"/>
          <w:color w:val="FF0000"/>
        </w:rPr>
      </w:pPr>
      <w:r w:rsidRPr="002F76D2">
        <w:rPr>
          <w:rFonts w:ascii="Times New Roman" w:eastAsia="Calibri" w:hAnsi="Times New Roman" w:cs="Times New Roman"/>
          <w:color w:val="FF0000"/>
        </w:rPr>
        <w:t xml:space="preserve">Additional Austere Air Bases </w:t>
      </w:r>
    </w:p>
    <w:p w14:paraId="54C7C837" w14:textId="43604BDC" w:rsidR="48965AF6" w:rsidRPr="000468C1" w:rsidRDefault="002F76D2" w:rsidP="002F76D2">
      <w:pPr>
        <w:pStyle w:val="ListParagraph"/>
        <w:numPr>
          <w:ilvl w:val="0"/>
          <w:numId w:val="10"/>
        </w:numPr>
        <w:spacing w:line="257" w:lineRule="auto"/>
        <w:rPr>
          <w:ins w:id="56" w:author="Olin Kennedy" w:date="2023-03-27T14:30:00Z"/>
          <w:rFonts w:ascii="Times New Roman" w:hAnsi="Times New Roman" w:cs="Times New Roman"/>
          <w:color w:val="FF0000"/>
          <w:rPrChange w:id="57" w:author="Olin Kennedy" w:date="2023-03-27T14:30:00Z">
            <w:rPr>
              <w:ins w:id="58" w:author="Olin Kennedy" w:date="2023-03-27T14:30:00Z"/>
              <w:rFonts w:ascii="Times New Roman" w:eastAsia="Calibri" w:hAnsi="Times New Roman" w:cs="Times New Roman"/>
              <w:color w:val="FF0000"/>
            </w:rPr>
          </w:rPrChange>
        </w:rPr>
      </w:pPr>
      <w:r w:rsidRPr="002F76D2">
        <w:rPr>
          <w:rFonts w:ascii="Times New Roman" w:eastAsia="Calibri" w:hAnsi="Times New Roman" w:cs="Times New Roman"/>
          <w:color w:val="FF0000"/>
        </w:rPr>
        <w:t xml:space="preserve">LRPM to Destroy Deceptive Air Bases </w:t>
      </w:r>
    </w:p>
    <w:p w14:paraId="3FA7BDB9" w14:textId="6FB728C4" w:rsidR="000468C1" w:rsidRPr="000468C1" w:rsidRDefault="000468C1">
      <w:pPr>
        <w:rPr>
          <w:ins w:id="59" w:author="Olin Kennedy" w:date="2023-03-27T14:30:00Z"/>
          <w:color w:val="00B050"/>
          <w:rPrChange w:id="60" w:author="Olin Kennedy" w:date="2023-03-27T14:30:00Z">
            <w:rPr>
              <w:ins w:id="61" w:author="Olin Kennedy" w:date="2023-03-27T14:30:00Z"/>
            </w:rPr>
          </w:rPrChange>
        </w:rPr>
        <w:pPrChange w:id="62" w:author="Olin Kennedy" w:date="2023-03-27T14:30:00Z">
          <w:pPr>
            <w:pStyle w:val="ListParagraph"/>
            <w:numPr>
              <w:numId w:val="10"/>
            </w:numPr>
            <w:ind w:hanging="360"/>
          </w:pPr>
        </w:pPrChange>
      </w:pPr>
      <w:ins w:id="63" w:author="Olin Kennedy" w:date="2023-03-27T14:30:00Z">
        <w:r w:rsidRPr="000468C1">
          <w:rPr>
            <w:color w:val="00B050"/>
            <w:rPrChange w:id="64" w:author="Olin Kennedy" w:date="2023-03-27T14:30:00Z">
              <w:rPr/>
            </w:rPrChange>
          </w:rPr>
          <w:t xml:space="preserve">I </w:t>
        </w:r>
        <w:r>
          <w:rPr>
            <w:color w:val="00B050"/>
          </w:rPr>
          <w:t>changed the figure ba</w:t>
        </w:r>
      </w:ins>
      <w:ins w:id="65" w:author="Olin Kennedy" w:date="2023-03-27T14:31:00Z">
        <w:r>
          <w:rPr>
            <w:color w:val="00B050"/>
          </w:rPr>
          <w:t xml:space="preserve">sed upon your feedback.  The right side should now be </w:t>
        </w:r>
        <w:proofErr w:type="spellStart"/>
        <w:proofErr w:type="gramStart"/>
        <w:r>
          <w:rPr>
            <w:color w:val="00B050"/>
          </w:rPr>
          <w:t>interpre</w:t>
        </w:r>
      </w:ins>
      <w:proofErr w:type="spellEnd"/>
      <w:proofErr w:type="gramEnd"/>
    </w:p>
    <w:p w14:paraId="604B0C90" w14:textId="77777777" w:rsidR="000468C1" w:rsidRPr="000468C1" w:rsidRDefault="000468C1">
      <w:pPr>
        <w:spacing w:line="257" w:lineRule="auto"/>
        <w:rPr>
          <w:rFonts w:ascii="Times New Roman" w:hAnsi="Times New Roman" w:cs="Times New Roman"/>
          <w:color w:val="FF0000"/>
          <w:rPrChange w:id="66" w:author="Olin Kennedy" w:date="2023-03-27T14:30:00Z">
            <w:rPr/>
          </w:rPrChange>
        </w:rPr>
        <w:pPrChange w:id="67" w:author="Olin Kennedy" w:date="2023-03-27T14:30:00Z">
          <w:pPr>
            <w:pStyle w:val="ListParagraph"/>
            <w:numPr>
              <w:numId w:val="10"/>
            </w:numPr>
            <w:spacing w:line="257" w:lineRule="auto"/>
            <w:ind w:hanging="360"/>
          </w:pPr>
        </w:pPrChange>
      </w:pPr>
    </w:p>
    <w:p w14:paraId="5729B648" w14:textId="1E8702DA" w:rsidR="48965AF6" w:rsidRPr="003D7846" w:rsidRDefault="006413FC" w:rsidP="2ED9072E">
      <w:pPr>
        <w:spacing w:line="257" w:lineRule="auto"/>
        <w:rPr>
          <w:rFonts w:ascii="Times New Roman" w:hAnsi="Times New Roman" w:cs="Times New Roman"/>
        </w:rPr>
      </w:pPr>
      <w:r w:rsidRPr="003D7846">
        <w:rPr>
          <w:rFonts w:ascii="Times New Roman" w:eastAsia="Calibri" w:hAnsi="Times New Roman" w:cs="Times New Roman"/>
        </w:rPr>
        <w:t>As depicted in Figure 2, t</w:t>
      </w:r>
      <w:r w:rsidR="23CAC586" w:rsidRPr="003D7846">
        <w:rPr>
          <w:rFonts w:ascii="Times New Roman" w:eastAsia="Calibri" w:hAnsi="Times New Roman" w:cs="Times New Roman"/>
        </w:rPr>
        <w:t xml:space="preserve">he promise of shell game is that it is a potential cost-imposing strategy where the friendly cost of playing shell game can only be mitigated by the </w:t>
      </w:r>
      <w:r w:rsidR="746EA68A" w:rsidRPr="003D7846">
        <w:rPr>
          <w:rFonts w:ascii="Times New Roman" w:eastAsia="Calibri" w:hAnsi="Times New Roman" w:cs="Times New Roman"/>
        </w:rPr>
        <w:t>more expensive action of</w:t>
      </w:r>
      <w:r w:rsidR="23CAC586" w:rsidRPr="003D7846">
        <w:rPr>
          <w:rFonts w:ascii="Times New Roman" w:eastAsia="Calibri" w:hAnsi="Times New Roman" w:cs="Times New Roman"/>
        </w:rPr>
        <w:t xml:space="preserve"> building and </w:t>
      </w:r>
      <w:r w:rsidR="19930446" w:rsidRPr="003D7846">
        <w:rPr>
          <w:rFonts w:ascii="Times New Roman" w:eastAsia="Calibri" w:hAnsi="Times New Roman" w:cs="Times New Roman"/>
        </w:rPr>
        <w:t>deploy</w:t>
      </w:r>
      <w:r w:rsidR="23CAC586" w:rsidRPr="003D7846">
        <w:rPr>
          <w:rFonts w:ascii="Times New Roman" w:eastAsia="Calibri" w:hAnsi="Times New Roman" w:cs="Times New Roman"/>
        </w:rPr>
        <w:t>ing more missiles in an attack to achieve a baseline expected outcome.</w:t>
      </w:r>
      <w:ins w:id="68" w:author="Olin Kennedy" w:date="2023-03-27T11:02:00Z">
        <w:r w:rsidR="00116849">
          <w:rPr>
            <w:rFonts w:ascii="Times New Roman" w:eastAsia="Calibri" w:hAnsi="Times New Roman" w:cs="Times New Roman"/>
          </w:rPr>
          <w:t xml:space="preserve">  </w:t>
        </w:r>
      </w:ins>
      <w:ins w:id="69" w:author="Olin Kennedy" w:date="2023-03-27T14:32:00Z">
        <w:r w:rsidR="000468C1">
          <w:rPr>
            <w:rFonts w:ascii="Times New Roman" w:eastAsia="Calibri" w:hAnsi="Times New Roman" w:cs="Times New Roman"/>
          </w:rPr>
          <w:t xml:space="preserve">Playing shell-game or </w:t>
        </w:r>
        <w:r w:rsidR="000468C1">
          <w:rPr>
            <w:rFonts w:ascii="Times New Roman" w:eastAsia="Calibri" w:hAnsi="Times New Roman" w:cs="Times New Roman"/>
          </w:rPr>
          <w:lastRenderedPageBreak/>
          <w:t xml:space="preserve">otherwise deceiving the enemy might be cheaper than the enemies cost of constructing more missiles.  </w:t>
        </w:r>
      </w:ins>
      <w:ins w:id="70" w:author="Olin Kennedy" w:date="2023-03-27T11:02:00Z">
        <w:r w:rsidR="00116849">
          <w:rPr>
            <w:rFonts w:ascii="Times New Roman" w:eastAsia="Calibri" w:hAnsi="Times New Roman" w:cs="Times New Roman"/>
          </w:rPr>
          <w:t xml:space="preserve">Cost curves depicted in Figure 2 are aspirational and </w:t>
        </w:r>
        <w:proofErr w:type="gramStart"/>
        <w:r w:rsidR="00116849">
          <w:rPr>
            <w:rFonts w:ascii="Times New Roman" w:eastAsia="Calibri" w:hAnsi="Times New Roman" w:cs="Times New Roman"/>
          </w:rPr>
          <w:t>not-based</w:t>
        </w:r>
        <w:proofErr w:type="gramEnd"/>
        <w:r w:rsidR="00116849">
          <w:rPr>
            <w:rFonts w:ascii="Times New Roman" w:eastAsia="Calibri" w:hAnsi="Times New Roman" w:cs="Times New Roman"/>
          </w:rPr>
          <w:t xml:space="preserve"> on real data.  Rather, the </w:t>
        </w:r>
      </w:ins>
      <w:ins w:id="71" w:author="Olin Kennedy" w:date="2023-03-27T11:03:00Z">
        <w:r w:rsidR="00116849">
          <w:rPr>
            <w:rFonts w:ascii="Times New Roman" w:eastAsia="Calibri" w:hAnsi="Times New Roman" w:cs="Times New Roman"/>
          </w:rPr>
          <w:t>hypothesis depicted by</w:t>
        </w:r>
      </w:ins>
      <w:ins w:id="72" w:author="Olin Kennedy" w:date="2023-03-27T11:02:00Z">
        <w:r w:rsidR="00116849">
          <w:rPr>
            <w:rFonts w:ascii="Times New Roman" w:eastAsia="Calibri" w:hAnsi="Times New Roman" w:cs="Times New Roman"/>
          </w:rPr>
          <w:t xml:space="preserve"> Figure 2 is the motivation to exploring different models </w:t>
        </w:r>
      </w:ins>
      <w:ins w:id="73" w:author="Olin Kennedy" w:date="2023-03-27T11:03:00Z">
        <w:r w:rsidR="00116849">
          <w:rPr>
            <w:rFonts w:ascii="Times New Roman" w:eastAsia="Calibri" w:hAnsi="Times New Roman" w:cs="Times New Roman"/>
          </w:rPr>
          <w:t xml:space="preserve">that measure the value of deception. </w:t>
        </w:r>
      </w:ins>
      <w:del w:id="74" w:author="Olin Kennedy" w:date="2023-03-27T11:02:00Z">
        <w:r w:rsidR="23CAC586" w:rsidRPr="003D7846" w:rsidDel="00116849">
          <w:rPr>
            <w:rFonts w:ascii="Times New Roman" w:eastAsia="Calibri" w:hAnsi="Times New Roman" w:cs="Times New Roman"/>
          </w:rPr>
          <w:delText xml:space="preserve"> </w:delText>
        </w:r>
      </w:del>
    </w:p>
    <w:p w14:paraId="33599D7B" w14:textId="4B9A5FFC" w:rsidR="48965AF6" w:rsidRPr="003D7846" w:rsidRDefault="00F31500" w:rsidP="2ED9072E">
      <w:pPr>
        <w:pStyle w:val="Heading1"/>
        <w:rPr>
          <w:rFonts w:ascii="Times New Roman" w:eastAsia="Calibri Light" w:hAnsi="Times New Roman" w:cs="Times New Roman"/>
        </w:rPr>
      </w:pPr>
      <w:r w:rsidRPr="003D7846">
        <w:rPr>
          <w:rFonts w:ascii="Times New Roman" w:eastAsia="Calibri Light" w:hAnsi="Times New Roman" w:cs="Times New Roman"/>
        </w:rPr>
        <w:t xml:space="preserve">The </w:t>
      </w:r>
      <w:r w:rsidR="00F46006" w:rsidRPr="003D7846">
        <w:rPr>
          <w:rFonts w:ascii="Times New Roman" w:eastAsia="Calibri Light" w:hAnsi="Times New Roman" w:cs="Times New Roman"/>
        </w:rPr>
        <w:t xml:space="preserve">Monte Carlo </w:t>
      </w:r>
      <w:r w:rsidRPr="003D7846">
        <w:rPr>
          <w:rFonts w:ascii="Times New Roman" w:eastAsia="Calibri Light" w:hAnsi="Times New Roman" w:cs="Times New Roman"/>
        </w:rPr>
        <w:t>Model</w:t>
      </w:r>
    </w:p>
    <w:p w14:paraId="29DE0795" w14:textId="77777777" w:rsidR="00823B43" w:rsidRDefault="00823B43" w:rsidP="00F31500">
      <w:pPr>
        <w:rPr>
          <w:rFonts w:ascii="Times New Roman" w:hAnsi="Times New Roman" w:cs="Times New Roman"/>
        </w:rPr>
      </w:pPr>
    </w:p>
    <w:p w14:paraId="127FC424" w14:textId="77777777" w:rsidR="00D63A60" w:rsidRPr="003D7846" w:rsidRDefault="00D63A60" w:rsidP="00D63A60">
      <w:pPr>
        <w:pStyle w:val="Heading1"/>
        <w:rPr>
          <w:rFonts w:ascii="Times New Roman" w:eastAsiaTheme="minorHAnsi" w:hAnsi="Times New Roman" w:cs="Times New Roman"/>
          <w:color w:val="auto"/>
          <w:sz w:val="22"/>
          <w:szCs w:val="22"/>
        </w:rPr>
      </w:pPr>
      <w:r w:rsidRPr="003D7846">
        <w:rPr>
          <w:rFonts w:ascii="Times New Roman" w:eastAsiaTheme="minorHAnsi" w:hAnsi="Times New Roman" w:cs="Times New Roman"/>
          <w:color w:val="auto"/>
          <w:sz w:val="22"/>
          <w:szCs w:val="22"/>
        </w:rPr>
        <w:t>We started with a classic shell game as a baseline construct to model deception. Shell game is a street game that con artists still use today to swindle players out of money. An object of interest is placed on a table and obscured by a shell over it. Other shells are placed next to the shell that obscures the object. The player initially knows which shell obscures the object of interest. Then the shells are mixed up in such a way as to confuse the player as to the location of the object of interest. The player's objective is to guess under which shell the object of interest is. However, the con artist typically uses a sleight of hand such that the player guesses incorrectly.</w:t>
      </w:r>
    </w:p>
    <w:p w14:paraId="4A946056" w14:textId="77777777" w:rsidR="00D63A60" w:rsidRPr="003D7846" w:rsidRDefault="00D63A60" w:rsidP="00D63A60">
      <w:pPr>
        <w:pStyle w:val="Heading1"/>
        <w:rPr>
          <w:rFonts w:ascii="Times New Roman" w:eastAsiaTheme="minorHAnsi" w:hAnsi="Times New Roman" w:cs="Times New Roman"/>
          <w:color w:val="auto"/>
          <w:sz w:val="22"/>
          <w:szCs w:val="22"/>
        </w:rPr>
      </w:pPr>
      <w:r w:rsidRPr="003D7846">
        <w:rPr>
          <w:rFonts w:ascii="Times New Roman" w:eastAsiaTheme="minorHAnsi" w:hAnsi="Times New Roman" w:cs="Times New Roman"/>
          <w:color w:val="auto"/>
          <w:sz w:val="22"/>
          <w:szCs w:val="22"/>
        </w:rPr>
        <w:t xml:space="preserve">Let's presume that the shell game is modeled </w:t>
      </w:r>
      <w:r>
        <w:rPr>
          <w:rFonts w:ascii="Times New Roman" w:eastAsiaTheme="minorHAnsi" w:hAnsi="Times New Roman" w:cs="Times New Roman"/>
          <w:color w:val="auto"/>
          <w:sz w:val="22"/>
          <w:szCs w:val="22"/>
        </w:rPr>
        <w:t>where</w:t>
      </w:r>
      <w:r w:rsidRPr="003D7846">
        <w:rPr>
          <w:rFonts w:ascii="Times New Roman" w:eastAsiaTheme="minorHAnsi" w:hAnsi="Times New Roman" w:cs="Times New Roman"/>
          <w:color w:val="auto"/>
          <w:sz w:val="22"/>
          <w:szCs w:val="22"/>
        </w:rPr>
        <w:t xml:space="preserve"> </w:t>
      </w:r>
      <w:r w:rsidRPr="006F12E4">
        <w:rPr>
          <w:rFonts w:ascii="Times New Roman" w:eastAsiaTheme="minorHAnsi" w:hAnsi="Times New Roman" w:cs="Times New Roman"/>
          <w:i/>
          <w:color w:val="auto"/>
          <w:sz w:val="22"/>
          <w:szCs w:val="22"/>
        </w:rPr>
        <w:t>p</w:t>
      </w:r>
      <w:r w:rsidRPr="003D7846">
        <w:rPr>
          <w:rFonts w:ascii="Times New Roman" w:eastAsiaTheme="minorHAnsi" w:hAnsi="Times New Roman" w:cs="Times New Roman"/>
          <w:color w:val="auto"/>
          <w:sz w:val="22"/>
          <w:szCs w:val="22"/>
        </w:rPr>
        <w:t xml:space="preserve"> represents the number of prizes, </w:t>
      </w:r>
      <w:r w:rsidRPr="006F12E4">
        <w:rPr>
          <w:rFonts w:ascii="Times New Roman" w:eastAsiaTheme="minorHAnsi" w:hAnsi="Times New Roman" w:cs="Times New Roman"/>
          <w:i/>
          <w:color w:val="auto"/>
          <w:sz w:val="22"/>
          <w:szCs w:val="22"/>
        </w:rPr>
        <w:t>s</w:t>
      </w:r>
      <w:r w:rsidRPr="003D7846">
        <w:rPr>
          <w:rFonts w:ascii="Times New Roman" w:eastAsiaTheme="minorHAnsi" w:hAnsi="Times New Roman" w:cs="Times New Roman"/>
          <w:color w:val="auto"/>
          <w:sz w:val="22"/>
          <w:szCs w:val="22"/>
        </w:rPr>
        <w:t xml:space="preserve"> represents the number of shells in play, and g represents the number of guesses the player can use. Thus, the classic shell game is played with parameters </w:t>
      </w:r>
      <w:r w:rsidRPr="006F12E4">
        <w:rPr>
          <w:rFonts w:ascii="Times New Roman" w:eastAsiaTheme="minorHAnsi" w:hAnsi="Times New Roman" w:cs="Times New Roman"/>
          <w:i/>
          <w:color w:val="auto"/>
          <w:sz w:val="22"/>
          <w:szCs w:val="22"/>
        </w:rPr>
        <w:t>p</w:t>
      </w:r>
      <w:r w:rsidRPr="003D7846">
        <w:rPr>
          <w:rFonts w:ascii="Times New Roman" w:eastAsiaTheme="minorHAnsi" w:hAnsi="Times New Roman" w:cs="Times New Roman"/>
          <w:color w:val="auto"/>
          <w:sz w:val="22"/>
          <w:szCs w:val="22"/>
        </w:rPr>
        <w:t xml:space="preserve"> = 1, </w:t>
      </w:r>
      <w:r w:rsidRPr="006F12E4">
        <w:rPr>
          <w:rFonts w:ascii="Times New Roman" w:eastAsiaTheme="minorHAnsi" w:hAnsi="Times New Roman" w:cs="Times New Roman"/>
          <w:i/>
          <w:color w:val="auto"/>
          <w:sz w:val="22"/>
          <w:szCs w:val="22"/>
        </w:rPr>
        <w:t>s</w:t>
      </w:r>
      <w:r w:rsidRPr="003D7846">
        <w:rPr>
          <w:rFonts w:ascii="Times New Roman" w:eastAsiaTheme="minorHAnsi" w:hAnsi="Times New Roman" w:cs="Times New Roman"/>
          <w:color w:val="auto"/>
          <w:sz w:val="22"/>
          <w:szCs w:val="22"/>
        </w:rPr>
        <w:t xml:space="preserve"> = 3, and </w:t>
      </w:r>
      <w:r w:rsidRPr="006F12E4">
        <w:rPr>
          <w:rFonts w:ascii="Times New Roman" w:eastAsiaTheme="minorHAnsi" w:hAnsi="Times New Roman" w:cs="Times New Roman"/>
          <w:i/>
          <w:color w:val="auto"/>
          <w:sz w:val="22"/>
          <w:szCs w:val="22"/>
        </w:rPr>
        <w:t>g</w:t>
      </w:r>
      <w:r>
        <w:rPr>
          <w:rFonts w:ascii="Times New Roman" w:eastAsiaTheme="minorHAnsi" w:hAnsi="Times New Roman" w:cs="Times New Roman"/>
          <w:color w:val="auto"/>
          <w:sz w:val="22"/>
          <w:szCs w:val="22"/>
        </w:rPr>
        <w:t xml:space="preserve"> </w:t>
      </w:r>
      <w:r w:rsidRPr="003D7846">
        <w:rPr>
          <w:rFonts w:ascii="Times New Roman" w:eastAsiaTheme="minorHAnsi" w:hAnsi="Times New Roman" w:cs="Times New Roman"/>
          <w:color w:val="auto"/>
          <w:sz w:val="22"/>
          <w:szCs w:val="22"/>
        </w:rPr>
        <w:t>=</w:t>
      </w:r>
      <w:r>
        <w:rPr>
          <w:rFonts w:ascii="Times New Roman" w:eastAsiaTheme="minorHAnsi" w:hAnsi="Times New Roman" w:cs="Times New Roman"/>
          <w:color w:val="auto"/>
          <w:sz w:val="22"/>
          <w:szCs w:val="22"/>
        </w:rPr>
        <w:t xml:space="preserve"> </w:t>
      </w:r>
      <w:r w:rsidRPr="003D7846">
        <w:rPr>
          <w:rFonts w:ascii="Times New Roman" w:eastAsiaTheme="minorHAnsi" w:hAnsi="Times New Roman" w:cs="Times New Roman"/>
          <w:color w:val="auto"/>
          <w:sz w:val="22"/>
          <w:szCs w:val="22"/>
        </w:rPr>
        <w:t xml:space="preserve">1. Using shell-game as a construct, we built two simple models.  </w:t>
      </w:r>
    </w:p>
    <w:p w14:paraId="3940931E" w14:textId="440B96EE" w:rsidR="00D63A60" w:rsidRDefault="00D63A60" w:rsidP="00D63A60">
      <w:pPr>
        <w:pStyle w:val="Heading1"/>
        <w:rPr>
          <w:ins w:id="75" w:author="Olin Kennedy" w:date="2023-03-27T11:16:00Z"/>
          <w:rFonts w:ascii="Times New Roman" w:eastAsiaTheme="minorHAnsi" w:hAnsi="Times New Roman" w:cs="Times New Roman"/>
          <w:color w:val="auto"/>
          <w:sz w:val="22"/>
          <w:szCs w:val="22"/>
        </w:rPr>
      </w:pPr>
      <w:r w:rsidRPr="003D7846">
        <w:rPr>
          <w:rFonts w:ascii="Times New Roman" w:eastAsiaTheme="minorHAnsi" w:hAnsi="Times New Roman" w:cs="Times New Roman"/>
          <w:color w:val="auto"/>
          <w:sz w:val="22"/>
          <w:szCs w:val="22"/>
        </w:rPr>
        <w:t xml:space="preserve">The Monte Carlo model examines the relationship between p, s, and g on a range of outcomes.   In a military context, </w:t>
      </w:r>
      <w:r w:rsidRPr="006F12E4">
        <w:rPr>
          <w:rFonts w:ascii="Times New Roman" w:eastAsiaTheme="minorHAnsi" w:hAnsi="Times New Roman" w:cs="Times New Roman"/>
          <w:i/>
          <w:color w:val="auto"/>
          <w:sz w:val="22"/>
          <w:szCs w:val="22"/>
        </w:rPr>
        <w:t>p</w:t>
      </w:r>
      <w:r w:rsidRPr="003D7846">
        <w:rPr>
          <w:rFonts w:ascii="Times New Roman" w:eastAsiaTheme="minorHAnsi" w:hAnsi="Times New Roman" w:cs="Times New Roman"/>
          <w:color w:val="auto"/>
          <w:sz w:val="22"/>
          <w:szCs w:val="22"/>
        </w:rPr>
        <w:t xml:space="preserve"> represents an aircraft, </w:t>
      </w:r>
      <w:r w:rsidRPr="006F12E4">
        <w:rPr>
          <w:rFonts w:ascii="Times New Roman" w:eastAsiaTheme="minorHAnsi" w:hAnsi="Times New Roman" w:cs="Times New Roman"/>
          <w:i/>
          <w:color w:val="auto"/>
          <w:sz w:val="22"/>
          <w:szCs w:val="22"/>
        </w:rPr>
        <w:t>s</w:t>
      </w:r>
      <w:r w:rsidRPr="003D7846">
        <w:rPr>
          <w:rFonts w:ascii="Times New Roman" w:eastAsiaTheme="minorHAnsi" w:hAnsi="Times New Roman" w:cs="Times New Roman"/>
          <w:color w:val="auto"/>
          <w:sz w:val="22"/>
          <w:szCs w:val="22"/>
        </w:rPr>
        <w:t xml:space="preserve"> represents a structure or shelter th</w:t>
      </w:r>
      <w:r>
        <w:rPr>
          <w:rFonts w:ascii="Times New Roman" w:eastAsiaTheme="minorHAnsi" w:hAnsi="Times New Roman" w:cs="Times New Roman"/>
          <w:color w:val="auto"/>
          <w:sz w:val="22"/>
          <w:szCs w:val="22"/>
        </w:rPr>
        <w:t xml:space="preserve">at obscures the aircraft from </w:t>
      </w:r>
      <w:r w:rsidRPr="003D7846">
        <w:rPr>
          <w:rFonts w:ascii="Times New Roman" w:eastAsiaTheme="minorHAnsi" w:hAnsi="Times New Roman" w:cs="Times New Roman"/>
          <w:color w:val="auto"/>
          <w:sz w:val="22"/>
          <w:szCs w:val="22"/>
        </w:rPr>
        <w:t xml:space="preserve">view, and </w:t>
      </w:r>
      <w:r w:rsidRPr="006F12E4">
        <w:rPr>
          <w:rFonts w:ascii="Times New Roman" w:eastAsiaTheme="minorHAnsi" w:hAnsi="Times New Roman" w:cs="Times New Roman"/>
          <w:i/>
          <w:color w:val="auto"/>
          <w:sz w:val="22"/>
          <w:szCs w:val="22"/>
        </w:rPr>
        <w:t>g</w:t>
      </w:r>
      <w:r w:rsidRPr="003D7846">
        <w:rPr>
          <w:rFonts w:ascii="Times New Roman" w:eastAsiaTheme="minorHAnsi" w:hAnsi="Times New Roman" w:cs="Times New Roman"/>
          <w:color w:val="auto"/>
          <w:sz w:val="22"/>
          <w:szCs w:val="22"/>
        </w:rPr>
        <w:t xml:space="preserve"> corresponds to an enemy guess at the aircraft location, made by launching a destructive missile there. Simplifications in this model are that structures do not provide any protection against a missile launched at the aircraft underneath, and decoy aircraft do not exist. </w:t>
      </w:r>
      <w:del w:id="76" w:author="Olin Kennedy" w:date="2023-03-27T11:06:00Z">
        <w:r w:rsidRPr="003D7846" w:rsidDel="00116849">
          <w:rPr>
            <w:rFonts w:ascii="Times New Roman" w:eastAsiaTheme="minorHAnsi" w:hAnsi="Times New Roman" w:cs="Times New Roman"/>
            <w:color w:val="auto"/>
            <w:sz w:val="22"/>
            <w:szCs w:val="22"/>
          </w:rPr>
          <w:delText xml:space="preserve">We also embellish the first model by adding the possibility of hiding fuel bladders, </w:delText>
        </w:r>
        <w:r w:rsidRPr="006F12E4" w:rsidDel="00116849">
          <w:rPr>
            <w:rFonts w:ascii="Times New Roman" w:eastAsiaTheme="minorHAnsi" w:hAnsi="Times New Roman" w:cs="Times New Roman"/>
            <w:i/>
            <w:color w:val="auto"/>
            <w:sz w:val="22"/>
            <w:szCs w:val="22"/>
          </w:rPr>
          <w:delText>f</w:delText>
        </w:r>
        <w:r w:rsidRPr="003D7846" w:rsidDel="00116849">
          <w:rPr>
            <w:rFonts w:ascii="Times New Roman" w:eastAsiaTheme="minorHAnsi" w:hAnsi="Times New Roman" w:cs="Times New Roman"/>
            <w:color w:val="auto"/>
            <w:sz w:val="22"/>
            <w:szCs w:val="22"/>
          </w:rPr>
          <w:delText xml:space="preserve">, under shelters which might be part of an overall base resiliency strategy in that it distributes the storage of fuel away from a fixed central site.  </w:delText>
        </w:r>
      </w:del>
    </w:p>
    <w:p w14:paraId="0BAA1017" w14:textId="1D950336" w:rsidR="00880A3F" w:rsidRPr="00880A3F" w:rsidRDefault="00880A3F">
      <w:pPr>
        <w:rPr>
          <w:color w:val="00B050"/>
          <w:rPrChange w:id="77" w:author="Olin Kennedy" w:date="2023-03-27T11:18:00Z">
            <w:rPr>
              <w:rFonts w:ascii="Times New Roman" w:eastAsiaTheme="minorHAnsi" w:hAnsi="Times New Roman" w:cs="Times New Roman"/>
              <w:color w:val="auto"/>
              <w:sz w:val="22"/>
              <w:szCs w:val="22"/>
            </w:rPr>
          </w:rPrChange>
        </w:rPr>
        <w:pPrChange w:id="78" w:author="Olin Kennedy" w:date="2023-03-27T11:16:00Z">
          <w:pPr>
            <w:pStyle w:val="Heading1"/>
          </w:pPr>
        </w:pPrChange>
      </w:pPr>
      <w:ins w:id="79" w:author="Olin Kennedy" w:date="2023-03-27T11:16:00Z">
        <w:r w:rsidRPr="00880A3F">
          <w:rPr>
            <w:color w:val="00B050"/>
          </w:rPr>
          <w:t xml:space="preserve">I remove the fuel bladders from the model since they don’t add anything </w:t>
        </w:r>
        <w:proofErr w:type="gramStart"/>
        <w:r w:rsidRPr="00880A3F">
          <w:rPr>
            <w:color w:val="00B050"/>
          </w:rPr>
          <w:t>interesting</w:t>
        </w:r>
      </w:ins>
      <w:proofErr w:type="gramEnd"/>
    </w:p>
    <w:p w14:paraId="7D58B17F" w14:textId="77777777" w:rsidR="00D63A60" w:rsidRPr="003D7846" w:rsidRDefault="00D63A60" w:rsidP="00D63A60">
      <w:pPr>
        <w:pStyle w:val="Heading1"/>
        <w:rPr>
          <w:rFonts w:ascii="Times New Roman" w:eastAsiaTheme="minorHAnsi" w:hAnsi="Times New Roman" w:cs="Times New Roman"/>
          <w:color w:val="auto"/>
          <w:sz w:val="22"/>
          <w:szCs w:val="22"/>
        </w:rPr>
      </w:pPr>
      <w:r w:rsidRPr="003D7846">
        <w:rPr>
          <w:rFonts w:ascii="Times New Roman" w:eastAsiaTheme="minorHAnsi" w:hAnsi="Times New Roman" w:cs="Times New Roman"/>
          <w:color w:val="auto"/>
          <w:sz w:val="22"/>
          <w:szCs w:val="22"/>
        </w:rPr>
        <w:t xml:space="preserve">The </w:t>
      </w:r>
      <w:r>
        <w:rPr>
          <w:rFonts w:ascii="Times New Roman" w:eastAsiaTheme="minorHAnsi" w:hAnsi="Times New Roman" w:cs="Times New Roman"/>
          <w:color w:val="auto"/>
          <w:sz w:val="22"/>
          <w:szCs w:val="22"/>
        </w:rPr>
        <w:t>probabilistic</w:t>
      </w:r>
      <w:r w:rsidRPr="003D7846">
        <w:rPr>
          <w:rFonts w:ascii="Times New Roman" w:eastAsiaTheme="minorHAnsi" w:hAnsi="Times New Roman" w:cs="Times New Roman"/>
          <w:color w:val="auto"/>
          <w:sz w:val="22"/>
          <w:szCs w:val="22"/>
        </w:rPr>
        <w:t xml:space="preserve"> model built is based upon calculations of the probability of kill of a missile launched at aircraft on a single airbase, but the following embellishments are </w:t>
      </w:r>
      <w:proofErr w:type="gramStart"/>
      <w:r w:rsidRPr="003D7846">
        <w:rPr>
          <w:rFonts w:ascii="Times New Roman" w:eastAsiaTheme="minorHAnsi" w:hAnsi="Times New Roman" w:cs="Times New Roman"/>
          <w:color w:val="auto"/>
          <w:sz w:val="22"/>
          <w:szCs w:val="22"/>
        </w:rPr>
        <w:t>made:</w:t>
      </w:r>
      <w:proofErr w:type="gramEnd"/>
      <w:r w:rsidRPr="003D7846">
        <w:rPr>
          <w:rFonts w:ascii="Times New Roman" w:eastAsiaTheme="minorHAnsi" w:hAnsi="Times New Roman" w:cs="Times New Roman"/>
          <w:color w:val="auto"/>
          <w:sz w:val="22"/>
          <w:szCs w:val="22"/>
        </w:rPr>
        <w:t xml:space="preserve"> decoy aircraft are present that complicate targeting, structures may or may not provide protection to the aircraft underneath (depending on their cost). </w:t>
      </w:r>
    </w:p>
    <w:p w14:paraId="4E9E5FE7" w14:textId="77777777" w:rsidR="00D63A60" w:rsidRPr="003D7846" w:rsidRDefault="00D63A60" w:rsidP="00D63A60">
      <w:pPr>
        <w:pStyle w:val="Heading1"/>
        <w:rPr>
          <w:rFonts w:ascii="Times New Roman" w:hAnsi="Times New Roman" w:cs="Times New Roman"/>
        </w:rPr>
      </w:pPr>
      <w:r w:rsidRPr="003D7846">
        <w:rPr>
          <w:rFonts w:ascii="Times New Roman" w:hAnsi="Times New Roman" w:cs="Times New Roman"/>
        </w:rPr>
        <w:t>Scope and Assumptions</w:t>
      </w:r>
    </w:p>
    <w:p w14:paraId="2CD20A0B" w14:textId="2B4880CE" w:rsidR="00D63A60" w:rsidRPr="003D7846" w:rsidRDefault="00D63A60" w:rsidP="00D63A60">
      <w:pPr>
        <w:pStyle w:val="Heading1"/>
        <w:rPr>
          <w:rFonts w:ascii="Times New Roman" w:hAnsi="Times New Roman" w:cs="Times New Roman"/>
        </w:rPr>
      </w:pPr>
      <w:r w:rsidRPr="003D7846">
        <w:rPr>
          <w:rFonts w:ascii="Times New Roman" w:eastAsiaTheme="minorHAnsi" w:hAnsi="Times New Roman" w:cs="Times New Roman"/>
          <w:color w:val="auto"/>
          <w:sz w:val="22"/>
          <w:szCs w:val="22"/>
        </w:rPr>
        <w:t xml:space="preserve">Both models are scoped to only look at a single airbase.   </w:t>
      </w:r>
      <w:del w:id="80" w:author="Olin Kennedy" w:date="2023-03-27T11:19:00Z">
        <w:r w:rsidRPr="003D7846" w:rsidDel="00880A3F">
          <w:rPr>
            <w:rFonts w:ascii="Times New Roman" w:eastAsiaTheme="minorHAnsi" w:hAnsi="Times New Roman" w:cs="Times New Roman"/>
            <w:color w:val="auto"/>
            <w:sz w:val="22"/>
            <w:szCs w:val="22"/>
          </w:rPr>
          <w:delText xml:space="preserve">Missiles are assumed to be unitary warheads. </w:delText>
        </w:r>
      </w:del>
      <w:r w:rsidRPr="003D7846">
        <w:rPr>
          <w:rFonts w:ascii="Times New Roman" w:eastAsiaTheme="minorHAnsi" w:hAnsi="Times New Roman" w:cs="Times New Roman"/>
          <w:color w:val="auto"/>
          <w:sz w:val="22"/>
          <w:szCs w:val="22"/>
        </w:rPr>
        <w:t xml:space="preserve">We only model fighter aircraft at each airbase, and the decoys and shelter cost estimates are based on fighter aircraft. </w:t>
      </w:r>
      <w:r w:rsidR="00411546">
        <w:rPr>
          <w:rFonts w:ascii="Times New Roman" w:eastAsiaTheme="minorHAnsi" w:hAnsi="Times New Roman" w:cs="Times New Roman"/>
          <w:color w:val="auto"/>
          <w:sz w:val="22"/>
          <w:szCs w:val="22"/>
        </w:rPr>
        <w:t xml:space="preserve">Aircraft are </w:t>
      </w:r>
      <w:ins w:id="81" w:author="Olin Kennedy" w:date="2023-03-27T11:19:00Z">
        <w:r w:rsidR="00880A3F">
          <w:rPr>
            <w:rFonts w:ascii="Times New Roman" w:eastAsiaTheme="minorHAnsi" w:hAnsi="Times New Roman" w:cs="Times New Roman"/>
            <w:color w:val="auto"/>
            <w:sz w:val="22"/>
            <w:szCs w:val="22"/>
          </w:rPr>
          <w:t xml:space="preserve">assumed </w:t>
        </w:r>
      </w:ins>
      <w:r w:rsidR="00411546">
        <w:rPr>
          <w:rFonts w:ascii="Times New Roman" w:eastAsiaTheme="minorHAnsi" w:hAnsi="Times New Roman" w:cs="Times New Roman"/>
          <w:color w:val="auto"/>
          <w:sz w:val="22"/>
          <w:szCs w:val="22"/>
        </w:rPr>
        <w:t>dispersed</w:t>
      </w:r>
      <w:ins w:id="82" w:author="Olin Kennedy" w:date="2023-03-27T11:19:00Z">
        <w:r w:rsidR="00880A3F">
          <w:rPr>
            <w:rFonts w:ascii="Times New Roman" w:eastAsiaTheme="minorHAnsi" w:hAnsi="Times New Roman" w:cs="Times New Roman"/>
            <w:color w:val="auto"/>
            <w:sz w:val="22"/>
            <w:szCs w:val="22"/>
          </w:rPr>
          <w:t xml:space="preserve"> such </w:t>
        </w:r>
      </w:ins>
      <w:del w:id="83" w:author="Olin Kennedy" w:date="2023-03-27T11:19:00Z">
        <w:r w:rsidR="00411546" w:rsidDel="00880A3F">
          <w:rPr>
            <w:rFonts w:ascii="Times New Roman" w:eastAsiaTheme="minorHAnsi" w:hAnsi="Times New Roman" w:cs="Times New Roman"/>
            <w:color w:val="auto"/>
            <w:sz w:val="22"/>
            <w:szCs w:val="22"/>
          </w:rPr>
          <w:delText xml:space="preserve"> so</w:delText>
        </w:r>
      </w:del>
      <w:r w:rsidR="00411546">
        <w:rPr>
          <w:rFonts w:ascii="Times New Roman" w:eastAsiaTheme="minorHAnsi" w:hAnsi="Times New Roman" w:cs="Times New Roman"/>
          <w:color w:val="auto"/>
          <w:sz w:val="22"/>
          <w:szCs w:val="22"/>
        </w:rPr>
        <w:t xml:space="preserve"> that m</w:t>
      </w:r>
      <w:r w:rsidRPr="003D7846">
        <w:rPr>
          <w:rFonts w:ascii="Times New Roman" w:eastAsiaTheme="minorHAnsi" w:hAnsi="Times New Roman" w:cs="Times New Roman"/>
          <w:color w:val="auto"/>
          <w:sz w:val="22"/>
          <w:szCs w:val="22"/>
        </w:rPr>
        <w:t>issiles</w:t>
      </w:r>
      <w:ins w:id="84" w:author="Olin Kennedy" w:date="2023-03-27T11:19:00Z">
        <w:r w:rsidR="00880A3F">
          <w:rPr>
            <w:rFonts w:ascii="Times New Roman" w:eastAsiaTheme="minorHAnsi" w:hAnsi="Times New Roman" w:cs="Times New Roman"/>
            <w:color w:val="auto"/>
            <w:sz w:val="22"/>
            <w:szCs w:val="22"/>
          </w:rPr>
          <w:t xml:space="preserve"> with either unitary or </w:t>
        </w:r>
      </w:ins>
      <w:ins w:id="85" w:author="Olin Kennedy" w:date="2023-03-27T11:20:00Z">
        <w:r w:rsidR="00880A3F">
          <w:rPr>
            <w:rFonts w:ascii="Times New Roman" w:eastAsiaTheme="minorHAnsi" w:hAnsi="Times New Roman" w:cs="Times New Roman"/>
            <w:color w:val="auto"/>
            <w:sz w:val="22"/>
            <w:szCs w:val="22"/>
          </w:rPr>
          <w:t>cluster munitions</w:t>
        </w:r>
      </w:ins>
      <w:r w:rsidRPr="003D7846">
        <w:rPr>
          <w:rFonts w:ascii="Times New Roman" w:eastAsiaTheme="minorHAnsi" w:hAnsi="Times New Roman" w:cs="Times New Roman"/>
          <w:color w:val="auto"/>
          <w:sz w:val="22"/>
          <w:szCs w:val="22"/>
        </w:rPr>
        <w:t xml:space="preserve"> can only destroy one </w:t>
      </w:r>
      <w:r w:rsidR="00411546">
        <w:rPr>
          <w:rFonts w:ascii="Times New Roman" w:eastAsiaTheme="minorHAnsi" w:hAnsi="Times New Roman" w:cs="Times New Roman"/>
          <w:color w:val="auto"/>
          <w:sz w:val="22"/>
          <w:szCs w:val="22"/>
        </w:rPr>
        <w:t xml:space="preserve">fighter.  </w:t>
      </w:r>
      <w:del w:id="86" w:author="Olin Kennedy" w:date="2023-03-27T11:25:00Z">
        <w:r w:rsidR="00411546" w:rsidRPr="00411546" w:rsidDel="00E946D3">
          <w:rPr>
            <w:rFonts w:ascii="Times New Roman" w:eastAsiaTheme="minorHAnsi" w:hAnsi="Times New Roman" w:cs="Times New Roman"/>
            <w:color w:val="FF0000"/>
            <w:sz w:val="22"/>
            <w:szCs w:val="22"/>
          </w:rPr>
          <w:delText>A</w:delText>
        </w:r>
        <w:r w:rsidRPr="00411546" w:rsidDel="00E946D3">
          <w:rPr>
            <w:rFonts w:ascii="Times New Roman" w:eastAsiaTheme="minorHAnsi" w:hAnsi="Times New Roman" w:cs="Times New Roman"/>
            <w:color w:val="FF0000"/>
            <w:sz w:val="22"/>
            <w:szCs w:val="22"/>
          </w:rPr>
          <w:delText>rea effect</w:delText>
        </w:r>
        <w:r w:rsidR="00411546" w:rsidRPr="00411546" w:rsidDel="00E946D3">
          <w:rPr>
            <w:rFonts w:ascii="Times New Roman" w:eastAsiaTheme="minorHAnsi" w:hAnsi="Times New Roman" w:cs="Times New Roman"/>
            <w:color w:val="FF0000"/>
            <w:sz w:val="22"/>
            <w:szCs w:val="22"/>
          </w:rPr>
          <w:delText xml:space="preserve"> weapon</w:delText>
        </w:r>
        <w:r w:rsidRPr="00411546" w:rsidDel="00E946D3">
          <w:rPr>
            <w:rFonts w:ascii="Times New Roman" w:eastAsiaTheme="minorHAnsi" w:hAnsi="Times New Roman" w:cs="Times New Roman"/>
            <w:color w:val="FF0000"/>
            <w:sz w:val="22"/>
            <w:szCs w:val="22"/>
          </w:rPr>
          <w:delText xml:space="preserve">s are not modeled. </w:delText>
        </w:r>
        <w:r w:rsidR="00411546" w:rsidRPr="00411546" w:rsidDel="00E946D3">
          <w:rPr>
            <w:rFonts w:ascii="Times New Roman" w:eastAsiaTheme="minorHAnsi" w:hAnsi="Times New Roman" w:cs="Times New Roman"/>
            <w:color w:val="FF0000"/>
            <w:sz w:val="22"/>
            <w:szCs w:val="22"/>
          </w:rPr>
          <w:delText xml:space="preserve">(Seems like a very unrealistic assumption.) </w:delText>
        </w:r>
        <w:r w:rsidR="00411546" w:rsidDel="00E946D3">
          <w:rPr>
            <w:rFonts w:ascii="Times New Roman" w:eastAsiaTheme="minorHAnsi" w:hAnsi="Times New Roman" w:cs="Times New Roman"/>
            <w:color w:val="auto"/>
            <w:sz w:val="22"/>
            <w:szCs w:val="22"/>
          </w:rPr>
          <w:delText xml:space="preserve"> </w:delText>
        </w:r>
      </w:del>
      <w:ins w:id="87" w:author="Olin Kennedy" w:date="2023-03-27T11:25:00Z">
        <w:r w:rsidR="00E946D3">
          <w:rPr>
            <w:rFonts w:ascii="Times New Roman" w:eastAsiaTheme="minorHAnsi" w:hAnsi="Times New Roman" w:cs="Times New Roman"/>
            <w:color w:val="auto"/>
            <w:sz w:val="22"/>
            <w:szCs w:val="22"/>
          </w:rPr>
          <w:t xml:space="preserve">Because of the assumed dispersion, we limit the number of shelters to 32.  </w:t>
        </w:r>
      </w:ins>
      <w:r w:rsidR="00411546">
        <w:rPr>
          <w:rFonts w:ascii="Times New Roman" w:eastAsiaTheme="minorHAnsi" w:hAnsi="Times New Roman" w:cs="Times New Roman"/>
          <w:color w:val="auto"/>
          <w:sz w:val="22"/>
          <w:szCs w:val="22"/>
        </w:rPr>
        <w:t>We assume d</w:t>
      </w:r>
      <w:r w:rsidRPr="003D7846">
        <w:rPr>
          <w:rFonts w:ascii="Times New Roman" w:eastAsiaTheme="minorHAnsi" w:hAnsi="Times New Roman" w:cs="Times New Roman"/>
          <w:color w:val="auto"/>
          <w:sz w:val="22"/>
          <w:szCs w:val="22"/>
        </w:rPr>
        <w:t xml:space="preserve">ecoy aircraft are </w:t>
      </w:r>
      <w:r w:rsidR="00411546" w:rsidRPr="003D7846">
        <w:rPr>
          <w:rFonts w:ascii="Times New Roman" w:eastAsiaTheme="minorHAnsi" w:hAnsi="Times New Roman" w:cs="Times New Roman"/>
          <w:color w:val="auto"/>
          <w:sz w:val="22"/>
          <w:szCs w:val="22"/>
        </w:rPr>
        <w:t>indistinguishable</w:t>
      </w:r>
      <w:r w:rsidRPr="003D7846">
        <w:rPr>
          <w:rFonts w:ascii="Times New Roman" w:eastAsiaTheme="minorHAnsi" w:hAnsi="Times New Roman" w:cs="Times New Roman"/>
          <w:color w:val="auto"/>
          <w:sz w:val="22"/>
          <w:szCs w:val="22"/>
        </w:rPr>
        <w:t xml:space="preserve"> from real aircraft from the enemy's perspective.</w:t>
      </w:r>
      <w:ins w:id="88" w:author="Olin Kennedy" w:date="2023-03-27T11:20:00Z">
        <w:r w:rsidR="00880A3F">
          <w:rPr>
            <w:rFonts w:ascii="Times New Roman" w:eastAsiaTheme="minorHAnsi" w:hAnsi="Times New Roman" w:cs="Times New Roman"/>
            <w:color w:val="auto"/>
            <w:sz w:val="22"/>
            <w:szCs w:val="22"/>
          </w:rPr>
          <w:t xml:space="preserve">  </w:t>
        </w:r>
      </w:ins>
    </w:p>
    <w:p w14:paraId="2E4C0BA3" w14:textId="77777777" w:rsidR="00823B43" w:rsidRDefault="00823B43" w:rsidP="00F31500">
      <w:pPr>
        <w:rPr>
          <w:rFonts w:ascii="Times New Roman" w:hAnsi="Times New Roman" w:cs="Times New Roman"/>
        </w:rPr>
      </w:pPr>
    </w:p>
    <w:p w14:paraId="4421C522" w14:textId="45D59899" w:rsidR="00F31500" w:rsidRPr="003D7846" w:rsidRDefault="00F31500" w:rsidP="00F31500">
      <w:pPr>
        <w:rPr>
          <w:rFonts w:ascii="Times New Roman" w:hAnsi="Times New Roman" w:cs="Times New Roman"/>
        </w:rPr>
      </w:pPr>
      <w:r w:rsidRPr="003D7846">
        <w:rPr>
          <w:rFonts w:ascii="Times New Roman" w:hAnsi="Times New Roman" w:cs="Times New Roman"/>
        </w:rPr>
        <w:t>We specify the following parameters</w:t>
      </w:r>
      <w:r w:rsidR="00781392" w:rsidRPr="003D7846">
        <w:rPr>
          <w:rFonts w:ascii="Times New Roman" w:hAnsi="Times New Roman" w:cs="Times New Roman"/>
        </w:rPr>
        <w:t>:</w:t>
      </w:r>
    </w:p>
    <w:p w14:paraId="1478245D" w14:textId="1438EDF7" w:rsidR="00781392" w:rsidRPr="003D7846" w:rsidRDefault="00F31500" w:rsidP="00781392">
      <w:pPr>
        <w:rPr>
          <w:rFonts w:ascii="Times New Roman" w:eastAsiaTheme="minorEastAsia" w:hAnsi="Times New Roman" w:cs="Times New Roman"/>
        </w:rPr>
      </w:pPr>
      <m:oMathPara>
        <m:oMathParaPr>
          <m:jc m:val="center"/>
        </m:oMathParaPr>
        <m:oMath>
          <m:r>
            <w:rPr>
              <w:rFonts w:ascii="Cambria Math" w:hAnsi="Cambria Math" w:cs="Times New Roman"/>
            </w:rPr>
            <m:t>p∈P where P=even numbers in range [4, 24]</m:t>
          </m:r>
        </m:oMath>
      </m:oMathPara>
    </w:p>
    <w:p w14:paraId="2472058C" w14:textId="65C1D88B" w:rsidR="00781392" w:rsidRPr="003D7846" w:rsidRDefault="00781392" w:rsidP="00781392">
      <w:pPr>
        <w:rPr>
          <w:rFonts w:ascii="Times New Roman" w:eastAsiaTheme="minorEastAsia" w:hAnsi="Times New Roman" w:cs="Times New Roman"/>
        </w:rPr>
      </w:pPr>
      <m:oMathPara>
        <m:oMathParaPr>
          <m:jc m:val="center"/>
        </m:oMathParaPr>
        <m:oMath>
          <m:r>
            <w:rPr>
              <w:rFonts w:ascii="Cambria Math" w:hAnsi="Cambria Math" w:cs="Times New Roman"/>
            </w:rPr>
            <m:t>g∈G where G=even numbers in range [4, 32]</m:t>
          </m:r>
        </m:oMath>
      </m:oMathPara>
    </w:p>
    <w:p w14:paraId="13FC682F" w14:textId="54119CA2" w:rsidR="00AE7A7F" w:rsidRPr="003D7846" w:rsidDel="00E946D3" w:rsidRDefault="00AE7A7F" w:rsidP="00781392">
      <w:pPr>
        <w:rPr>
          <w:del w:id="89" w:author="Olin Kennedy" w:date="2023-03-27T11:24:00Z"/>
          <w:rFonts w:ascii="Times New Roman" w:eastAsiaTheme="minorEastAsia" w:hAnsi="Times New Roman" w:cs="Times New Roman"/>
        </w:rPr>
      </w:pPr>
      <m:oMathPara>
        <m:oMathParaPr>
          <m:jc m:val="center"/>
        </m:oMathParaPr>
        <m:oMath>
          <m:r>
            <w:del w:id="90" w:author="Olin Kennedy" w:date="2023-03-27T11:24:00Z">
              <w:rPr>
                <w:rFonts w:ascii="Cambria Math" w:hAnsi="Cambria Math" w:cs="Times New Roman"/>
              </w:rPr>
              <m:t xml:space="preserve">f∈F where F=even numbers in range </m:t>
            </w:del>
          </m:r>
          <m:d>
            <m:dPr>
              <m:begChr m:val="["/>
              <m:endChr m:val="]"/>
              <m:ctrlPr>
                <w:del w:id="91" w:author="Olin Kennedy" w:date="2023-03-27T11:24:00Z">
                  <w:rPr>
                    <w:rFonts w:ascii="Cambria Math" w:hAnsi="Cambria Math" w:cs="Times New Roman"/>
                    <w:i/>
                  </w:rPr>
                </w:del>
              </m:ctrlPr>
            </m:dPr>
            <m:e>
              <m:r>
                <w:del w:id="92" w:author="Olin Kennedy" w:date="2023-03-27T11:24:00Z">
                  <w:rPr>
                    <w:rFonts w:ascii="Cambria Math" w:hAnsi="Cambria Math" w:cs="Times New Roman"/>
                  </w:rPr>
                  <m:t>4, 8</m:t>
                </w:del>
              </m:r>
            </m:e>
          </m:d>
        </m:oMath>
      </m:oMathPara>
    </w:p>
    <w:p w14:paraId="1530F9D7" w14:textId="42B2E1E5" w:rsidR="00F31500" w:rsidRPr="003D7846" w:rsidRDefault="00AE7A7F" w:rsidP="00F31500">
      <w:pPr>
        <w:rPr>
          <w:rFonts w:ascii="Times New Roman" w:eastAsiaTheme="minorEastAsia" w:hAnsi="Times New Roman" w:cs="Times New Roman"/>
        </w:rPr>
      </w:pPr>
      <m:oMathPara>
        <m:oMathParaPr>
          <m:jc m:val="center"/>
        </m:oMathParaPr>
        <m:oMath>
          <m:r>
            <w:del w:id="93" w:author="Olin Kennedy" w:date="2023-03-27T11:24:00Z">
              <w:rPr>
                <w:rFonts w:ascii="Cambria Math" w:hAnsi="Cambria Math" w:cs="Times New Roman"/>
              </w:rPr>
              <m:t xml:space="preserve"> </m:t>
            </w:del>
          </m:r>
          <m:r>
            <w:rPr>
              <w:rFonts w:ascii="Cambria Math" w:hAnsi="Cambria Math" w:cs="Times New Roman"/>
            </w:rPr>
            <m:t>S=32</m:t>
          </m:r>
        </m:oMath>
      </m:oMathPara>
    </w:p>
    <w:p w14:paraId="1AC7F299" w14:textId="1FBB584E" w:rsidR="00AE7A7F" w:rsidRDefault="00AE7A7F" w:rsidP="00F31500">
      <w:pPr>
        <w:rPr>
          <w:rFonts w:ascii="Times New Roman" w:eastAsiaTheme="minorEastAsia" w:hAnsi="Times New Roman" w:cs="Times New Roman"/>
        </w:rPr>
      </w:pPr>
      <w:r w:rsidRPr="003D7846">
        <w:rPr>
          <w:rFonts w:ascii="Times New Roman" w:eastAsiaTheme="minorEastAsia" w:hAnsi="Times New Roman" w:cs="Times New Roman"/>
          <w:i/>
          <w:iCs/>
        </w:rPr>
        <w:lastRenderedPageBreak/>
        <w:t>P</w:t>
      </w:r>
      <w:r w:rsidRPr="003D7846">
        <w:rPr>
          <w:rFonts w:ascii="Times New Roman" w:eastAsiaTheme="minorEastAsia" w:hAnsi="Times New Roman" w:cs="Times New Roman"/>
        </w:rPr>
        <w:t xml:space="preserve"> corresponds to the nu</w:t>
      </w:r>
      <w:r w:rsidR="009912C6" w:rsidRPr="003D7846">
        <w:rPr>
          <w:rFonts w:ascii="Times New Roman" w:eastAsiaTheme="minorEastAsia" w:hAnsi="Times New Roman" w:cs="Times New Roman"/>
        </w:rPr>
        <w:t xml:space="preserve">mber of prizes or real fighter aircraft present on the airbase being modeled.  </w:t>
      </w:r>
      <w:r w:rsidR="009912C6" w:rsidRPr="003D7846">
        <w:rPr>
          <w:rFonts w:ascii="Times New Roman" w:eastAsiaTheme="minorEastAsia" w:hAnsi="Times New Roman" w:cs="Times New Roman"/>
          <w:i/>
          <w:iCs/>
        </w:rPr>
        <w:t>G</w:t>
      </w:r>
      <w:r w:rsidR="009912C6" w:rsidRPr="003D7846">
        <w:rPr>
          <w:rFonts w:ascii="Times New Roman" w:eastAsiaTheme="minorEastAsia" w:hAnsi="Times New Roman" w:cs="Times New Roman"/>
        </w:rPr>
        <w:t xml:space="preserve"> corresponds to the guesses the enemy gets and can be though</w:t>
      </w:r>
      <w:r w:rsidR="006F12E4">
        <w:rPr>
          <w:rFonts w:ascii="Times New Roman" w:eastAsiaTheme="minorEastAsia" w:hAnsi="Times New Roman" w:cs="Times New Roman"/>
        </w:rPr>
        <w:t>t</w:t>
      </w:r>
      <w:r w:rsidR="009912C6" w:rsidRPr="003D7846">
        <w:rPr>
          <w:rFonts w:ascii="Times New Roman" w:eastAsiaTheme="minorEastAsia" w:hAnsi="Times New Roman" w:cs="Times New Roman"/>
        </w:rPr>
        <w:t xml:space="preserve"> of as the number of missiles the enemy launches at the aircraft at the airbase</w:t>
      </w:r>
      <w:ins w:id="94" w:author="Olin Kennedy" w:date="2023-03-27T11:31:00Z">
        <w:r w:rsidR="00397157">
          <w:rPr>
            <w:rFonts w:ascii="Times New Roman" w:eastAsiaTheme="minorEastAsia" w:hAnsi="Times New Roman" w:cs="Times New Roman"/>
          </w:rPr>
          <w:t xml:space="preserve"> in a sin</w:t>
        </w:r>
      </w:ins>
      <w:ins w:id="95" w:author="Olin Kennedy" w:date="2023-03-27T11:32:00Z">
        <w:r w:rsidR="00397157">
          <w:rPr>
            <w:rFonts w:ascii="Times New Roman" w:eastAsiaTheme="minorEastAsia" w:hAnsi="Times New Roman" w:cs="Times New Roman"/>
          </w:rPr>
          <w:t>gle salvo</w:t>
        </w:r>
      </w:ins>
      <w:r w:rsidR="009912C6" w:rsidRPr="003D7846">
        <w:rPr>
          <w:rFonts w:ascii="Times New Roman" w:eastAsiaTheme="minorEastAsia" w:hAnsi="Times New Roman" w:cs="Times New Roman"/>
        </w:rPr>
        <w:t xml:space="preserve">.  </w:t>
      </w:r>
      <w:del w:id="96" w:author="Olin Kennedy" w:date="2023-03-27T11:32:00Z">
        <w:r w:rsidR="009912C6" w:rsidRPr="003D7846" w:rsidDel="00397157">
          <w:rPr>
            <w:rFonts w:ascii="Times New Roman" w:eastAsiaTheme="minorEastAsia" w:hAnsi="Times New Roman" w:cs="Times New Roman"/>
            <w:i/>
            <w:iCs/>
          </w:rPr>
          <w:delText>F</w:delText>
        </w:r>
        <w:r w:rsidR="009912C6" w:rsidRPr="003D7846" w:rsidDel="00397157">
          <w:rPr>
            <w:rFonts w:ascii="Times New Roman" w:eastAsiaTheme="minorEastAsia" w:hAnsi="Times New Roman" w:cs="Times New Roman"/>
          </w:rPr>
          <w:delText xml:space="preserve"> corresponds with the number of additional fuel bladders being hidden underneath the shells present. </w:delText>
        </w:r>
      </w:del>
      <w:r w:rsidR="009912C6" w:rsidRPr="003D7846">
        <w:rPr>
          <w:rFonts w:ascii="Times New Roman" w:eastAsiaTheme="minorEastAsia" w:hAnsi="Times New Roman" w:cs="Times New Roman"/>
        </w:rPr>
        <w:t xml:space="preserve"> </w:t>
      </w:r>
      <w:r w:rsidR="009912C6" w:rsidRPr="003D7846">
        <w:rPr>
          <w:rFonts w:ascii="Times New Roman" w:eastAsiaTheme="minorEastAsia" w:hAnsi="Times New Roman" w:cs="Times New Roman"/>
          <w:i/>
          <w:iCs/>
        </w:rPr>
        <w:t>S</w:t>
      </w:r>
      <w:r w:rsidR="009912C6" w:rsidRPr="003D7846">
        <w:rPr>
          <w:rFonts w:ascii="Times New Roman" w:eastAsiaTheme="minorEastAsia" w:hAnsi="Times New Roman" w:cs="Times New Roman"/>
        </w:rPr>
        <w:t xml:space="preserve"> corresponds to the number of shells in the shell-game</w:t>
      </w:r>
      <w:r w:rsidR="0001484F">
        <w:rPr>
          <w:rFonts w:ascii="Times New Roman" w:eastAsiaTheme="minorEastAsia" w:hAnsi="Times New Roman" w:cs="Times New Roman"/>
        </w:rPr>
        <w:t>.  For our application, S equals the number of aircraft shelters, actual fighters, and decoy fighters</w:t>
      </w:r>
      <w:ins w:id="97" w:author="Olin Kennedy" w:date="2023-03-27T15:18:00Z">
        <w:r w:rsidR="00797CE6">
          <w:rPr>
            <w:rFonts w:ascii="Times New Roman" w:eastAsiaTheme="minorEastAsia" w:hAnsi="Times New Roman" w:cs="Times New Roman"/>
          </w:rPr>
          <w:t xml:space="preserve">.  </w:t>
        </w:r>
      </w:ins>
      <w:del w:id="98" w:author="Olin Kennedy" w:date="2023-03-27T11:25:00Z">
        <w:r w:rsidR="0001484F" w:rsidRPr="0001484F" w:rsidDel="00E946D3">
          <w:rPr>
            <w:rFonts w:ascii="Times New Roman" w:eastAsiaTheme="minorEastAsia" w:hAnsi="Times New Roman" w:cs="Times New Roman"/>
            <w:color w:val="FF0000"/>
          </w:rPr>
          <w:delText xml:space="preserve">.  </w:delText>
        </w:r>
        <w:r w:rsidR="009912C6" w:rsidRPr="0001484F" w:rsidDel="00E946D3">
          <w:rPr>
            <w:rFonts w:ascii="Times New Roman" w:eastAsiaTheme="minorEastAsia" w:hAnsi="Times New Roman" w:cs="Times New Roman"/>
            <w:color w:val="FF0000"/>
          </w:rPr>
          <w:delText xml:space="preserve"> and is held constant at 32</w:delText>
        </w:r>
        <w:r w:rsidR="0001484F" w:rsidDel="00E946D3">
          <w:rPr>
            <w:rFonts w:ascii="Times New Roman" w:eastAsiaTheme="minorEastAsia" w:hAnsi="Times New Roman" w:cs="Times New Roman"/>
            <w:color w:val="FF0000"/>
          </w:rPr>
          <w:delText>—this is very limiting</w:delText>
        </w:r>
        <w:r w:rsidR="009912C6" w:rsidRPr="0001484F" w:rsidDel="00E946D3">
          <w:rPr>
            <w:rFonts w:ascii="Times New Roman" w:eastAsiaTheme="minorEastAsia" w:hAnsi="Times New Roman" w:cs="Times New Roman"/>
            <w:color w:val="FF0000"/>
          </w:rPr>
          <w:delText xml:space="preserve">.  </w:delText>
        </w:r>
      </w:del>
      <w:r w:rsidR="00C555F8">
        <w:rPr>
          <w:rFonts w:ascii="Times New Roman" w:eastAsiaTheme="minorEastAsia" w:hAnsi="Times New Roman" w:cs="Times New Roman"/>
        </w:rPr>
        <w:t xml:space="preserve">Let </w:t>
      </w:r>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strike</m:t>
            </m:r>
          </m:e>
        </m:d>
      </m:oMath>
      <w:r w:rsidR="00C555F8">
        <w:rPr>
          <w:rFonts w:ascii="Times New Roman" w:eastAsiaTheme="minorEastAsia" w:hAnsi="Times New Roman" w:cs="Times New Roman"/>
        </w:rPr>
        <w:t xml:space="preserve"> be the probability of any individual aircraft being destroyed with the assumption that missile launch at a shelter with an actual aircraft is always successful.</w:t>
      </w:r>
    </w:p>
    <w:p w14:paraId="620DB3DE" w14:textId="7C3F38A5" w:rsidR="00C555F8" w:rsidRDefault="00C555F8" w:rsidP="00F31500">
      <w:pPr>
        <w:rPr>
          <w:rFonts w:ascii="Times New Roman" w:eastAsiaTheme="minorEastAsia" w:hAnsi="Times New Roman" w:cs="Times New Roman"/>
        </w:rPr>
      </w:pPr>
      <w:commentRangeStart w:id="99"/>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strike</m:t>
            </m:r>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p</m:t>
            </m:r>
          </m:num>
          <m:den>
            <m:r>
              <w:rPr>
                <w:rFonts w:ascii="Cambria Math" w:eastAsiaTheme="minorEastAsia" w:hAnsi="Cambria Math" w:cs="Times New Roman"/>
              </w:rPr>
              <m:t>S</m:t>
            </m:r>
          </m:den>
        </m:f>
      </m:oMath>
      <w:r>
        <w:rPr>
          <w:rFonts w:ascii="Times New Roman" w:eastAsiaTheme="minorEastAsia" w:hAnsi="Times New Roman" w:cs="Times New Roman"/>
        </w:rPr>
        <w:t xml:space="preserve"> for a single missile attack</w:t>
      </w:r>
    </w:p>
    <w:p w14:paraId="206D04F5" w14:textId="0739B0EF" w:rsidR="00C555F8" w:rsidRDefault="00000000" w:rsidP="00F31500">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g</m:t>
            </m:r>
          </m:sub>
        </m:sSub>
        <m:d>
          <m:dPr>
            <m:ctrlPr>
              <w:rPr>
                <w:rFonts w:ascii="Cambria Math" w:eastAsiaTheme="minorEastAsia" w:hAnsi="Cambria Math" w:cs="Times New Roman"/>
                <w:i/>
              </w:rPr>
            </m:ctrlPr>
          </m:dPr>
          <m:e>
            <m:r>
              <w:rPr>
                <w:rFonts w:ascii="Cambria Math" w:eastAsiaTheme="minorEastAsia" w:hAnsi="Cambria Math" w:cs="Times New Roman"/>
              </w:rPr>
              <m:t>strike</m:t>
            </m:r>
          </m:e>
        </m:d>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p</m:t>
                    </m:r>
                  </m:num>
                  <m:den>
                    <m:r>
                      <w:rPr>
                        <w:rFonts w:ascii="Cambria Math" w:eastAsiaTheme="minorEastAsia" w:hAnsi="Cambria Math" w:cs="Times New Roman"/>
                      </w:rPr>
                      <m:t>S</m:t>
                    </m:r>
                  </m:den>
                </m:f>
              </m:e>
            </m:d>
          </m:e>
          <m:sup>
            <m:r>
              <w:rPr>
                <w:rFonts w:ascii="Cambria Math" w:eastAsiaTheme="minorEastAsia" w:hAnsi="Cambria Math" w:cs="Times New Roman"/>
              </w:rPr>
              <m:t>g</m:t>
            </m:r>
          </m:sup>
        </m:sSup>
      </m:oMath>
      <w:r w:rsidR="00C555F8">
        <w:rPr>
          <w:rFonts w:ascii="Times New Roman" w:eastAsiaTheme="minorEastAsia" w:hAnsi="Times New Roman" w:cs="Times New Roman"/>
        </w:rPr>
        <w:t xml:space="preserve">for </w:t>
      </w:r>
      <w:r w:rsidR="00C555F8" w:rsidRPr="00C555F8">
        <w:rPr>
          <w:rFonts w:ascii="Times New Roman" w:eastAsiaTheme="minorEastAsia" w:hAnsi="Times New Roman" w:cs="Times New Roman"/>
          <w:i/>
        </w:rPr>
        <w:t>g</w:t>
      </w:r>
      <w:r w:rsidR="00C555F8">
        <w:rPr>
          <w:rFonts w:ascii="Times New Roman" w:eastAsiaTheme="minorEastAsia" w:hAnsi="Times New Roman" w:cs="Times New Roman"/>
        </w:rPr>
        <w:t xml:space="preserve"> randomly assigned missile attacks</w:t>
      </w:r>
    </w:p>
    <w:p w14:paraId="7D537A84" w14:textId="73A07293" w:rsidR="00C555F8" w:rsidRDefault="00000000" w:rsidP="00F31500">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acc>
              <m:accPr>
                <m:chr m:val="̃"/>
                <m:ctrlPr>
                  <w:rPr>
                    <w:rFonts w:ascii="Cambria Math" w:eastAsiaTheme="minorEastAsia" w:hAnsi="Cambria Math" w:cs="Times New Roman"/>
                    <w:i/>
                  </w:rPr>
                </m:ctrlPr>
              </m:accPr>
              <m:e>
                <m:r>
                  <w:rPr>
                    <w:rFonts w:ascii="Cambria Math" w:eastAsiaTheme="minorEastAsia" w:hAnsi="Cambria Math" w:cs="Times New Roman"/>
                  </w:rPr>
                  <m:t>g</m:t>
                </m:r>
              </m:e>
            </m:acc>
          </m:sub>
        </m:sSub>
        <m:d>
          <m:dPr>
            <m:ctrlPr>
              <w:rPr>
                <w:rFonts w:ascii="Cambria Math" w:eastAsiaTheme="minorEastAsia" w:hAnsi="Cambria Math" w:cs="Times New Roman"/>
                <w:i/>
              </w:rPr>
            </m:ctrlPr>
          </m:dPr>
          <m:e>
            <m:r>
              <w:rPr>
                <w:rFonts w:ascii="Cambria Math" w:eastAsiaTheme="minorEastAsia" w:hAnsi="Cambria Math" w:cs="Times New Roman"/>
              </w:rPr>
              <m:t>strike</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g</m:t>
            </m:r>
          </m:num>
          <m:den>
            <m:r>
              <w:rPr>
                <w:rFonts w:ascii="Cambria Math" w:eastAsiaTheme="minorEastAsia" w:hAnsi="Cambria Math" w:cs="Times New Roman"/>
              </w:rPr>
              <m:t>S</m:t>
            </m:r>
          </m:den>
        </m:f>
      </m:oMath>
      <w:r w:rsidR="00C555F8">
        <w:rPr>
          <w:rFonts w:ascii="Times New Roman" w:eastAsiaTheme="minorEastAsia" w:hAnsi="Times New Roman" w:cs="Times New Roman"/>
        </w:rPr>
        <w:t xml:space="preserve"> for </w:t>
      </w:r>
      <m:oMath>
        <m:r>
          <w:rPr>
            <w:rFonts w:ascii="Cambria Math" w:eastAsiaTheme="minorEastAsia" w:hAnsi="Cambria Math" w:cs="Times New Roman"/>
          </w:rPr>
          <m:t>&lt; S</m:t>
        </m:r>
      </m:oMath>
      <w:r w:rsidR="00923D39" w:rsidRPr="00923D39">
        <w:rPr>
          <w:rFonts w:ascii="Times New Roman" w:eastAsiaTheme="minorEastAsia" w:hAnsi="Times New Roman" w:cs="Times New Roman"/>
          <w:i/>
        </w:rPr>
        <w:t xml:space="preserve"> </w:t>
      </w:r>
      <w:r w:rsidR="00C555F8">
        <w:rPr>
          <w:rFonts w:ascii="Times New Roman" w:eastAsiaTheme="minorEastAsia" w:hAnsi="Times New Roman" w:cs="Times New Roman"/>
        </w:rPr>
        <w:t xml:space="preserve">coordinated strikes </w:t>
      </w:r>
      <w:r w:rsidR="00923D39">
        <w:rPr>
          <w:rFonts w:ascii="Times New Roman" w:eastAsiaTheme="minorEastAsia" w:hAnsi="Times New Roman" w:cs="Times New Roman"/>
        </w:rPr>
        <w:t xml:space="preserve">on </w:t>
      </w:r>
      <w:r w:rsidR="00923D39" w:rsidRPr="00923D39">
        <w:rPr>
          <w:rFonts w:ascii="Times New Roman" w:eastAsiaTheme="minorEastAsia" w:hAnsi="Times New Roman" w:cs="Times New Roman"/>
          <w:i/>
        </w:rPr>
        <w:t>g</w:t>
      </w:r>
      <w:r w:rsidR="00923D39">
        <w:rPr>
          <w:rFonts w:ascii="Times New Roman" w:eastAsiaTheme="minorEastAsia" w:hAnsi="Times New Roman" w:cs="Times New Roman"/>
        </w:rPr>
        <w:t xml:space="preserve"> different shelters and 1 otherwise</w:t>
      </w:r>
      <w:commentRangeEnd w:id="99"/>
      <w:r w:rsidR="00E946D3">
        <w:rPr>
          <w:rStyle w:val="CommentReference"/>
        </w:rPr>
        <w:commentReference w:id="99"/>
      </w:r>
    </w:p>
    <w:p w14:paraId="6D58798B" w14:textId="57A4C0E0" w:rsidR="00923D39" w:rsidRPr="003D7846" w:rsidRDefault="00923D39" w:rsidP="00F31500">
      <w:pPr>
        <w:rPr>
          <w:rFonts w:ascii="Times New Roman" w:eastAsiaTheme="minorEastAsia" w:hAnsi="Times New Roman" w:cs="Times New Roman"/>
        </w:rPr>
      </w:pPr>
      <w:r>
        <w:rPr>
          <w:rFonts w:ascii="Times New Roman" w:eastAsiaTheme="minorEastAsia" w:hAnsi="Times New Roman" w:cs="Times New Roman"/>
        </w:rPr>
        <w:t xml:space="preserve">Since </w:t>
      </w:r>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strike</m:t>
            </m:r>
          </m:e>
        </m:d>
      </m:oMath>
      <w:r>
        <w:rPr>
          <w:rFonts w:ascii="Times New Roman" w:eastAsiaTheme="minorEastAsia" w:hAnsi="Times New Roman" w:cs="Times New Roman"/>
        </w:rPr>
        <w:t xml:space="preserve"> is a Bernoulli variable with mean of </w:t>
      </w:r>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strike</m:t>
            </m:r>
          </m:e>
        </m:d>
      </m:oMath>
      <w:r>
        <w:rPr>
          <w:rFonts w:ascii="Times New Roman" w:eastAsiaTheme="minorEastAsia" w:hAnsi="Times New Roman" w:cs="Times New Roman"/>
        </w:rPr>
        <w:t xml:space="preserve"> and variance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strike</m:t>
            </m:r>
          </m:e>
        </m:d>
        <m:r>
          <w:rPr>
            <w:rFonts w:ascii="Cambria Math" w:eastAsiaTheme="minorEastAsia" w:hAnsi="Cambria Math" w:cs="Times New Roman"/>
          </w:rPr>
          <m:t>=P(strike)</m:t>
        </m:r>
        <m:d>
          <m:dPr>
            <m:ctrlPr>
              <w:rPr>
                <w:rFonts w:ascii="Cambria Math" w:eastAsiaTheme="minorEastAsia" w:hAnsi="Cambria Math" w:cs="Times New Roman"/>
                <w:i/>
              </w:rPr>
            </m:ctrlPr>
          </m:dPr>
          <m:e>
            <m:r>
              <w:rPr>
                <w:rFonts w:ascii="Cambria Math" w:eastAsiaTheme="minorEastAsia" w:hAnsi="Cambria Math" w:cs="Times New Roman"/>
              </w:rPr>
              <m:t>1-P(strike)</m:t>
            </m:r>
          </m:e>
        </m:d>
      </m:oMath>
      <w:r>
        <w:rPr>
          <w:rFonts w:ascii="Times New Roman" w:eastAsiaTheme="minorEastAsia" w:hAnsi="Times New Roman" w:cs="Times New Roman"/>
        </w:rPr>
        <w:t xml:space="preserve">.  The sum of Bernoulli variables follows a Binomial distribution, which as </w:t>
      </w:r>
      <w:r w:rsidRPr="00923D39">
        <w:rPr>
          <w:rFonts w:ascii="Times New Roman" w:eastAsiaTheme="minorEastAsia" w:hAnsi="Times New Roman" w:cs="Times New Roman"/>
          <w:i/>
        </w:rPr>
        <w:t xml:space="preserve">g </w:t>
      </w:r>
      <w:r>
        <w:rPr>
          <w:rFonts w:ascii="Times New Roman" w:eastAsiaTheme="minorEastAsia" w:hAnsi="Times New Roman" w:cs="Times New Roman"/>
        </w:rPr>
        <w:t xml:space="preserve">becomes large follows the Normal distribution.  </w:t>
      </w:r>
    </w:p>
    <w:p w14:paraId="32C68AD5" w14:textId="1FC1D759" w:rsidR="009912C6" w:rsidRPr="003D7846" w:rsidRDefault="009912C6" w:rsidP="00F31500">
      <w:pPr>
        <w:rPr>
          <w:rFonts w:ascii="Times New Roman" w:eastAsiaTheme="minorEastAsia" w:hAnsi="Times New Roman" w:cs="Times New Roman"/>
        </w:rPr>
      </w:pPr>
      <w:r w:rsidRPr="003D7846">
        <w:rPr>
          <w:rFonts w:ascii="Times New Roman" w:eastAsiaTheme="minorEastAsia" w:hAnsi="Times New Roman" w:cs="Times New Roman"/>
        </w:rPr>
        <w:t>The procedure for instantiating each simulation is as follows:</w:t>
      </w:r>
    </w:p>
    <w:p w14:paraId="616C7307" w14:textId="198EF7EA" w:rsidR="009912C6" w:rsidRPr="003D7846" w:rsidRDefault="009912C6" w:rsidP="009912C6">
      <w:pPr>
        <w:pStyle w:val="ListParagraph"/>
        <w:numPr>
          <w:ilvl w:val="0"/>
          <w:numId w:val="7"/>
        </w:numPr>
        <w:rPr>
          <w:rFonts w:ascii="Times New Roman" w:eastAsiaTheme="minorEastAsia" w:hAnsi="Times New Roman" w:cs="Times New Roman"/>
        </w:rPr>
      </w:pPr>
      <w:r w:rsidRPr="003D7846">
        <w:rPr>
          <w:rFonts w:ascii="Times New Roman" w:eastAsiaTheme="minorEastAsia" w:hAnsi="Times New Roman" w:cs="Times New Roman"/>
        </w:rPr>
        <w:t xml:space="preserve">Instantiate </w:t>
      </w:r>
      <w:r w:rsidRPr="003D7846">
        <w:rPr>
          <w:rFonts w:ascii="Times New Roman" w:eastAsiaTheme="minorEastAsia" w:hAnsi="Times New Roman" w:cs="Times New Roman"/>
          <w:i/>
          <w:iCs/>
        </w:rPr>
        <w:t>S</w:t>
      </w:r>
      <w:r w:rsidRPr="003D7846">
        <w:rPr>
          <w:rFonts w:ascii="Times New Roman" w:eastAsiaTheme="minorEastAsia" w:hAnsi="Times New Roman" w:cs="Times New Roman"/>
        </w:rPr>
        <w:t xml:space="preserve"> number of shelters, a blue random number generator (RNG), and a red (RNG).</w:t>
      </w:r>
    </w:p>
    <w:p w14:paraId="49D7222F" w14:textId="14992B9C" w:rsidR="009912C6" w:rsidRPr="003D7846" w:rsidRDefault="009912C6" w:rsidP="009912C6">
      <w:pPr>
        <w:pStyle w:val="ListParagraph"/>
        <w:numPr>
          <w:ilvl w:val="0"/>
          <w:numId w:val="7"/>
        </w:numPr>
        <w:rPr>
          <w:rFonts w:ascii="Times New Roman" w:eastAsiaTheme="minorEastAsia" w:hAnsi="Times New Roman" w:cs="Times New Roman"/>
        </w:rPr>
      </w:pPr>
      <w:r w:rsidRPr="003D7846">
        <w:rPr>
          <w:rFonts w:ascii="Times New Roman" w:eastAsiaTheme="minorEastAsia" w:hAnsi="Times New Roman" w:cs="Times New Roman"/>
        </w:rPr>
        <w:t xml:space="preserve">Using the Blue RNG, place </w:t>
      </w:r>
      <w:r w:rsidR="00A9363E" w:rsidRPr="003D7846">
        <w:rPr>
          <w:rFonts w:ascii="Times New Roman" w:eastAsiaTheme="minorEastAsia" w:hAnsi="Times New Roman" w:cs="Times New Roman"/>
          <w:i/>
          <w:iCs/>
        </w:rPr>
        <w:t>P</w:t>
      </w:r>
      <w:r w:rsidRPr="003D7846">
        <w:rPr>
          <w:rFonts w:ascii="Times New Roman" w:eastAsiaTheme="minorEastAsia" w:hAnsi="Times New Roman" w:cs="Times New Roman"/>
        </w:rPr>
        <w:t xml:space="preserve"> prizes in a shelter</w:t>
      </w:r>
      <w:r w:rsidR="00A9363E" w:rsidRPr="003D7846">
        <w:rPr>
          <w:rFonts w:ascii="Times New Roman" w:eastAsiaTheme="minorEastAsia" w:hAnsi="Times New Roman" w:cs="Times New Roman"/>
        </w:rPr>
        <w:t>.</w:t>
      </w:r>
    </w:p>
    <w:p w14:paraId="17F7F8F7" w14:textId="04FDB2C7" w:rsidR="009912C6" w:rsidRPr="003D7846" w:rsidRDefault="009912C6" w:rsidP="009912C6">
      <w:pPr>
        <w:pStyle w:val="ListParagraph"/>
        <w:numPr>
          <w:ilvl w:val="0"/>
          <w:numId w:val="7"/>
        </w:numPr>
        <w:rPr>
          <w:rFonts w:ascii="Times New Roman" w:eastAsiaTheme="minorEastAsia" w:hAnsi="Times New Roman" w:cs="Times New Roman"/>
        </w:rPr>
      </w:pPr>
      <w:r w:rsidRPr="003D7846">
        <w:rPr>
          <w:rFonts w:ascii="Times New Roman" w:eastAsiaTheme="minorEastAsia" w:hAnsi="Times New Roman" w:cs="Times New Roman"/>
        </w:rPr>
        <w:t xml:space="preserve">Using the Red RNG, select </w:t>
      </w:r>
      <w:r w:rsidR="00A9363E" w:rsidRPr="003D7846">
        <w:rPr>
          <w:rFonts w:ascii="Times New Roman" w:eastAsiaTheme="minorEastAsia" w:hAnsi="Times New Roman" w:cs="Times New Roman"/>
          <w:i/>
          <w:iCs/>
        </w:rPr>
        <w:t>G</w:t>
      </w:r>
      <w:r w:rsidRPr="003D7846">
        <w:rPr>
          <w:rFonts w:ascii="Times New Roman" w:eastAsiaTheme="minorEastAsia" w:hAnsi="Times New Roman" w:cs="Times New Roman"/>
        </w:rPr>
        <w:t xml:space="preserve"> number of shelters for attack.</w:t>
      </w:r>
    </w:p>
    <w:p w14:paraId="6D19610D" w14:textId="67752855" w:rsidR="009912C6" w:rsidRPr="003D7846" w:rsidRDefault="009912C6" w:rsidP="009912C6">
      <w:pPr>
        <w:pStyle w:val="ListParagraph"/>
        <w:numPr>
          <w:ilvl w:val="0"/>
          <w:numId w:val="7"/>
        </w:numPr>
        <w:rPr>
          <w:rFonts w:ascii="Times New Roman" w:eastAsiaTheme="minorEastAsia" w:hAnsi="Times New Roman" w:cs="Times New Roman"/>
        </w:rPr>
      </w:pPr>
      <w:r w:rsidRPr="003D7846">
        <w:rPr>
          <w:rFonts w:ascii="Times New Roman" w:eastAsiaTheme="minorEastAsia" w:hAnsi="Times New Roman" w:cs="Times New Roman"/>
        </w:rPr>
        <w:t xml:space="preserve">Model the attack and tally </w:t>
      </w:r>
      <w:r w:rsidR="00A9363E" w:rsidRPr="003D7846">
        <w:rPr>
          <w:rFonts w:ascii="Times New Roman" w:eastAsiaTheme="minorEastAsia" w:hAnsi="Times New Roman" w:cs="Times New Roman"/>
        </w:rPr>
        <w:t xml:space="preserve">the </w:t>
      </w:r>
      <w:r w:rsidRPr="003D7846">
        <w:rPr>
          <w:rFonts w:ascii="Times New Roman" w:eastAsiaTheme="minorEastAsia" w:hAnsi="Times New Roman" w:cs="Times New Roman"/>
        </w:rPr>
        <w:t>results</w:t>
      </w:r>
      <w:r w:rsidR="00A9363E" w:rsidRPr="003D7846">
        <w:rPr>
          <w:rFonts w:ascii="Times New Roman" w:eastAsiaTheme="minorEastAsia" w:hAnsi="Times New Roman" w:cs="Times New Roman"/>
        </w:rPr>
        <w:t>.</w:t>
      </w:r>
    </w:p>
    <w:p w14:paraId="4E3F1247" w14:textId="4981870A" w:rsidR="009912C6" w:rsidRPr="003D7846" w:rsidRDefault="009912C6" w:rsidP="009912C6">
      <w:pPr>
        <w:rPr>
          <w:rFonts w:ascii="Times New Roman" w:eastAsiaTheme="minorEastAsia" w:hAnsi="Times New Roman" w:cs="Times New Roman"/>
        </w:rPr>
      </w:pPr>
      <w:r w:rsidRPr="003D7846">
        <w:rPr>
          <w:rFonts w:ascii="Times New Roman" w:eastAsiaTheme="minorEastAsia" w:hAnsi="Times New Roman" w:cs="Times New Roman"/>
        </w:rPr>
        <w:t xml:space="preserve">Using separate RNGs for the prize placement and shelter selection guarantees independence.  Then, each scenario is run 1000 times.  The number of scenarios being evaluated is based on full enumeration of </w:t>
      </w:r>
      <w:r w:rsidR="004C320E" w:rsidRPr="003D7846">
        <w:rPr>
          <w:rFonts w:ascii="Times New Roman" w:eastAsiaTheme="minorEastAsia" w:hAnsi="Times New Roman" w:cs="Times New Roman"/>
        </w:rPr>
        <w:t>the combinations of</w:t>
      </w:r>
      <w:r w:rsidR="004C320E" w:rsidRPr="003D7846">
        <w:rPr>
          <w:rFonts w:ascii="Times New Roman" w:eastAsiaTheme="minorEastAsia" w:hAnsi="Times New Roman" w:cs="Times New Roman"/>
          <w:i/>
          <w:iCs/>
        </w:rPr>
        <w:t xml:space="preserve"> </w:t>
      </w:r>
      <w:r w:rsidR="00A9363E" w:rsidRPr="003D7846">
        <w:rPr>
          <w:rFonts w:ascii="Times New Roman" w:eastAsiaTheme="minorEastAsia" w:hAnsi="Times New Roman" w:cs="Times New Roman"/>
          <w:i/>
          <w:iCs/>
        </w:rPr>
        <w:t>P, S</w:t>
      </w:r>
      <w:r w:rsidR="00A9363E" w:rsidRPr="003D7846">
        <w:rPr>
          <w:rFonts w:ascii="Times New Roman" w:eastAsiaTheme="minorEastAsia" w:hAnsi="Times New Roman" w:cs="Times New Roman"/>
        </w:rPr>
        <w:t xml:space="preserve">, and </w:t>
      </w:r>
      <w:r w:rsidR="00A9363E" w:rsidRPr="003D7846">
        <w:rPr>
          <w:rFonts w:ascii="Times New Roman" w:eastAsiaTheme="minorEastAsia" w:hAnsi="Times New Roman" w:cs="Times New Roman"/>
          <w:i/>
          <w:iCs/>
        </w:rPr>
        <w:t>G</w:t>
      </w:r>
      <w:r w:rsidR="004C320E" w:rsidRPr="003D7846">
        <w:rPr>
          <w:rFonts w:ascii="Times New Roman" w:eastAsiaTheme="minorEastAsia" w:hAnsi="Times New Roman" w:cs="Times New Roman"/>
        </w:rPr>
        <w:t>.</w:t>
      </w:r>
      <w:r w:rsidR="006413FC" w:rsidRPr="003D7846">
        <w:rPr>
          <w:rFonts w:ascii="Times New Roman" w:eastAsiaTheme="minorEastAsia" w:hAnsi="Times New Roman" w:cs="Times New Roman"/>
        </w:rPr>
        <w:t xml:space="preserve"> </w:t>
      </w:r>
      <w:r w:rsidRPr="003D7846">
        <w:rPr>
          <w:rFonts w:ascii="Times New Roman" w:eastAsiaTheme="minorEastAsia" w:hAnsi="Times New Roman" w:cs="Times New Roman"/>
        </w:rPr>
        <w:t>The measures being recorded in the experiment are as follows:</w:t>
      </w:r>
    </w:p>
    <w:p w14:paraId="52FCFA24" w14:textId="532AB445" w:rsidR="009912C6" w:rsidRPr="003D7846" w:rsidRDefault="009912C6" w:rsidP="006413FC">
      <w:pPr>
        <w:pStyle w:val="ListParagraph"/>
        <w:numPr>
          <w:ilvl w:val="0"/>
          <w:numId w:val="8"/>
        </w:numPr>
        <w:rPr>
          <w:rFonts w:ascii="Times New Roman" w:eastAsiaTheme="minorEastAsia" w:hAnsi="Times New Roman" w:cs="Times New Roman"/>
        </w:rPr>
      </w:pPr>
      <w:r w:rsidRPr="003D7846">
        <w:rPr>
          <w:rFonts w:ascii="Times New Roman" w:eastAsiaTheme="minorEastAsia" w:hAnsi="Times New Roman" w:cs="Times New Roman"/>
        </w:rPr>
        <w:t>Surviving Fighters as a percentage of fighters present on the airbase</w:t>
      </w:r>
      <w:r w:rsidR="004C320E" w:rsidRPr="003D7846">
        <w:rPr>
          <w:rFonts w:ascii="Times New Roman" w:eastAsiaTheme="minorEastAsia" w:hAnsi="Times New Roman" w:cs="Times New Roman"/>
        </w:rPr>
        <w:t xml:space="preserve"> (%) and Average number of surviving fighters</w:t>
      </w:r>
      <w:r w:rsidR="00A9363E" w:rsidRPr="003D7846">
        <w:rPr>
          <w:rFonts w:ascii="Times New Roman" w:eastAsiaTheme="minorEastAsia" w:hAnsi="Times New Roman" w:cs="Times New Roman"/>
        </w:rPr>
        <w:t>.</w:t>
      </w:r>
    </w:p>
    <w:p w14:paraId="6A89623E" w14:textId="299872E6" w:rsidR="004C320E" w:rsidRPr="003D7846" w:rsidDel="00F86D38" w:rsidRDefault="009912C6" w:rsidP="006413FC">
      <w:pPr>
        <w:pStyle w:val="ListParagraph"/>
        <w:numPr>
          <w:ilvl w:val="0"/>
          <w:numId w:val="8"/>
        </w:numPr>
        <w:tabs>
          <w:tab w:val="left" w:pos="2772"/>
        </w:tabs>
        <w:rPr>
          <w:del w:id="100" w:author="Olin Kennedy" w:date="2023-03-27T11:41:00Z"/>
          <w:rFonts w:ascii="Times New Roman" w:eastAsiaTheme="minorEastAsia" w:hAnsi="Times New Roman" w:cs="Times New Roman"/>
        </w:rPr>
      </w:pPr>
      <w:del w:id="101" w:author="Olin Kennedy" w:date="2023-03-27T11:41:00Z">
        <w:r w:rsidRPr="003D7846" w:rsidDel="00F86D38">
          <w:rPr>
            <w:rFonts w:ascii="Times New Roman" w:eastAsiaTheme="minorEastAsia" w:hAnsi="Times New Roman" w:cs="Times New Roman"/>
          </w:rPr>
          <w:delText>Surviving Fuel Bladders</w:delText>
        </w:r>
        <w:r w:rsidR="004C320E" w:rsidRPr="003D7846" w:rsidDel="00F86D38">
          <w:rPr>
            <w:rFonts w:ascii="Times New Roman" w:eastAsiaTheme="minorEastAsia" w:hAnsi="Times New Roman" w:cs="Times New Roman"/>
          </w:rPr>
          <w:delText xml:space="preserve"> as a percentage of fuel bladders present on the airbase (%) and the average number of surviving fuel bladders</w:delText>
        </w:r>
        <w:r w:rsidR="00A9363E" w:rsidRPr="003D7846" w:rsidDel="00F86D38">
          <w:rPr>
            <w:rFonts w:ascii="Times New Roman" w:eastAsiaTheme="minorEastAsia" w:hAnsi="Times New Roman" w:cs="Times New Roman"/>
          </w:rPr>
          <w:delText>.</w:delText>
        </w:r>
      </w:del>
    </w:p>
    <w:p w14:paraId="78B7D362" w14:textId="06187813" w:rsidR="009912C6" w:rsidRPr="003D7846" w:rsidRDefault="004C320E" w:rsidP="006413FC">
      <w:pPr>
        <w:pStyle w:val="ListParagraph"/>
        <w:numPr>
          <w:ilvl w:val="0"/>
          <w:numId w:val="8"/>
        </w:numPr>
        <w:rPr>
          <w:rFonts w:ascii="Times New Roman" w:eastAsiaTheme="minorEastAsia" w:hAnsi="Times New Roman" w:cs="Times New Roman"/>
        </w:rPr>
      </w:pPr>
      <w:r w:rsidRPr="003D7846">
        <w:rPr>
          <w:rFonts w:ascii="Times New Roman" w:eastAsiaTheme="minorEastAsia" w:hAnsi="Times New Roman" w:cs="Times New Roman"/>
        </w:rPr>
        <w:t>Miss Percentage of the missiles and the average number of missiles missed</w:t>
      </w:r>
      <w:r w:rsidR="00A9363E" w:rsidRPr="003D7846">
        <w:rPr>
          <w:rFonts w:ascii="Times New Roman" w:eastAsiaTheme="minorEastAsia" w:hAnsi="Times New Roman" w:cs="Times New Roman"/>
        </w:rPr>
        <w:t>.</w:t>
      </w:r>
    </w:p>
    <w:p w14:paraId="1DAF034D" w14:textId="335DC114" w:rsidR="48965AF6" w:rsidRDefault="23CAC586" w:rsidP="2ED9072E">
      <w:pPr>
        <w:spacing w:line="257" w:lineRule="auto"/>
        <w:rPr>
          <w:rFonts w:ascii="Times New Roman" w:eastAsia="Calibri" w:hAnsi="Times New Roman" w:cs="Times New Roman"/>
        </w:rPr>
      </w:pPr>
      <w:r w:rsidRPr="003D7846">
        <w:rPr>
          <w:rFonts w:ascii="Times New Roman" w:eastAsia="Calibri" w:hAnsi="Times New Roman" w:cs="Times New Roman"/>
        </w:rPr>
        <w:t xml:space="preserve">The </w:t>
      </w:r>
      <w:r w:rsidR="004253DD" w:rsidRPr="003D7846">
        <w:rPr>
          <w:rFonts w:ascii="Times New Roman" w:eastAsia="Calibri" w:hAnsi="Times New Roman" w:cs="Times New Roman"/>
        </w:rPr>
        <w:t>Monte Carlo</w:t>
      </w:r>
      <w:r w:rsidRPr="003D7846">
        <w:rPr>
          <w:rFonts w:ascii="Times New Roman" w:eastAsia="Calibri" w:hAnsi="Times New Roman" w:cs="Times New Roman"/>
        </w:rPr>
        <w:t xml:space="preserve"> </w:t>
      </w:r>
      <w:r w:rsidR="004C320E" w:rsidRPr="003D7846">
        <w:rPr>
          <w:rFonts w:ascii="Times New Roman" w:eastAsia="Calibri" w:hAnsi="Times New Roman" w:cs="Times New Roman"/>
        </w:rPr>
        <w:t>model</w:t>
      </w:r>
      <w:r w:rsidRPr="003D7846">
        <w:rPr>
          <w:rFonts w:ascii="Times New Roman" w:eastAsia="Calibri" w:hAnsi="Times New Roman" w:cs="Times New Roman"/>
        </w:rPr>
        <w:t xml:space="preserve"> revealed </w:t>
      </w:r>
      <w:r w:rsidR="004C320E" w:rsidRPr="003D7846">
        <w:rPr>
          <w:rFonts w:ascii="Times New Roman" w:eastAsia="Calibri" w:hAnsi="Times New Roman" w:cs="Times New Roman"/>
        </w:rPr>
        <w:t>a</w:t>
      </w:r>
      <w:r w:rsidRPr="003D7846">
        <w:rPr>
          <w:rFonts w:ascii="Times New Roman" w:eastAsia="Calibri" w:hAnsi="Times New Roman" w:cs="Times New Roman"/>
        </w:rPr>
        <w:t xml:space="preserve"> flat response surface in terms of the </w:t>
      </w:r>
      <w:r w:rsidR="004C320E" w:rsidRPr="003D7846">
        <w:rPr>
          <w:rFonts w:ascii="Times New Roman" w:eastAsia="Calibri" w:hAnsi="Times New Roman" w:cs="Times New Roman"/>
        </w:rPr>
        <w:t>miss percentage of enemy missiles</w:t>
      </w:r>
      <w:r w:rsidRPr="003D7846">
        <w:rPr>
          <w:rFonts w:ascii="Times New Roman" w:eastAsia="Calibri" w:hAnsi="Times New Roman" w:cs="Times New Roman"/>
        </w:rPr>
        <w:t>.  This was not wholly unexpected since the factors that drove the probability of a missile hit or miss was the number of missiles fired in the Monte Carlo versus the number of aircraft hidden underneath the shelters.</w:t>
      </w:r>
      <w:r w:rsidR="004C320E" w:rsidRPr="003D7846">
        <w:rPr>
          <w:rFonts w:ascii="Times New Roman" w:eastAsia="Calibri" w:hAnsi="Times New Roman" w:cs="Times New Roman"/>
        </w:rPr>
        <w:t xml:space="preserve">  The number of surviving friendly aircraft showed a similar linear response surface.</w:t>
      </w:r>
    </w:p>
    <w:p w14:paraId="2EC4F774" w14:textId="1E358B19" w:rsidR="00871278" w:rsidRPr="00871278" w:rsidRDefault="008C53A5" w:rsidP="008C53A5">
      <w:pPr>
        <w:spacing w:line="257" w:lineRule="auto"/>
        <w:jc w:val="center"/>
        <w:rPr>
          <w:rFonts w:ascii="Times New Roman" w:eastAsia="Calibri" w:hAnsi="Times New Roman" w:cs="Times New Roman"/>
          <w:color w:val="FF0000"/>
        </w:rPr>
        <w:pPrChange w:id="102" w:author="Olin Kennedy" w:date="2023-03-29T09:25:00Z">
          <w:pPr>
            <w:spacing w:line="257" w:lineRule="auto"/>
          </w:pPr>
        </w:pPrChange>
      </w:pPr>
      <w:commentRangeStart w:id="103"/>
      <w:commentRangeStart w:id="104"/>
      <w:ins w:id="105" w:author="Olin Kennedy" w:date="2023-03-29T09:25:00Z">
        <w:r>
          <w:rPr>
            <w:noProof/>
          </w:rPr>
          <w:lastRenderedPageBreak/>
          <w:drawing>
            <wp:inline distT="0" distB="0" distL="0" distR="0" wp14:anchorId="0725EDAA" wp14:editId="05B34C20">
              <wp:extent cx="4770120" cy="2611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359" cy="2613071"/>
                      </a:xfrm>
                      <a:prstGeom prst="rect">
                        <a:avLst/>
                      </a:prstGeom>
                    </pic:spPr>
                  </pic:pic>
                </a:graphicData>
              </a:graphic>
            </wp:inline>
          </w:drawing>
        </w:r>
      </w:ins>
      <w:commentRangeEnd w:id="103"/>
      <w:ins w:id="106" w:author="Olin Kennedy" w:date="2023-03-29T09:26:00Z">
        <w:r>
          <w:rPr>
            <w:rStyle w:val="CommentReference"/>
          </w:rPr>
          <w:commentReference w:id="103"/>
        </w:r>
      </w:ins>
      <w:commentRangeEnd w:id="104"/>
      <w:ins w:id="107" w:author="Olin Kennedy" w:date="2023-03-29T09:31:00Z">
        <w:r>
          <w:rPr>
            <w:rStyle w:val="CommentReference"/>
          </w:rPr>
          <w:commentReference w:id="104"/>
        </w:r>
      </w:ins>
      <w:del w:id="108" w:author="Olin Kennedy" w:date="2023-03-27T11:23:00Z">
        <w:r w:rsidR="00871278" w:rsidRPr="00871278" w:rsidDel="00E946D3">
          <w:rPr>
            <w:rFonts w:ascii="Times New Roman" w:eastAsia="Calibri" w:hAnsi="Times New Roman" w:cs="Times New Roman"/>
            <w:color w:val="FF0000"/>
          </w:rPr>
          <w:delText>The graph has fuel bladders however the model does not yet include fuel bladers.</w:delText>
        </w:r>
      </w:del>
    </w:p>
    <w:p w14:paraId="5E44291A" w14:textId="2535CB70" w:rsidR="00871278" w:rsidRDefault="00871278" w:rsidP="2ED9072E">
      <w:pPr>
        <w:spacing w:line="257" w:lineRule="auto"/>
        <w:rPr>
          <w:ins w:id="109" w:author="Olin Kennedy" w:date="2023-03-27T14:40:00Z"/>
          <w:rFonts w:ascii="Times New Roman" w:eastAsia="Calibri" w:hAnsi="Times New Roman" w:cs="Times New Roman"/>
          <w:color w:val="FF0000"/>
        </w:rPr>
      </w:pPr>
      <w:r w:rsidRPr="00871278">
        <w:rPr>
          <w:rFonts w:ascii="Times New Roman" w:eastAsia="Calibri" w:hAnsi="Times New Roman" w:cs="Times New Roman"/>
          <w:color w:val="FF0000"/>
        </w:rPr>
        <w:t xml:space="preserve">The resulting constant probability of subsequent missiles missing (1-hitting) a target seems to only result if you count hitting an aircraft a second time as a successful strike.  </w:t>
      </w:r>
    </w:p>
    <w:p w14:paraId="1BCA505F" w14:textId="29F0B42C" w:rsidR="00B87091" w:rsidRDefault="00B87091" w:rsidP="2ED9072E">
      <w:pPr>
        <w:spacing w:line="257" w:lineRule="auto"/>
        <w:rPr>
          <w:ins w:id="110" w:author="Olin Kennedy" w:date="2023-03-27T14:46:00Z"/>
          <w:rFonts w:ascii="Times New Roman" w:eastAsia="Calibri" w:hAnsi="Times New Roman" w:cs="Times New Roman"/>
          <w:color w:val="00B050"/>
        </w:rPr>
      </w:pPr>
      <w:ins w:id="111" w:author="Olin Kennedy" w:date="2023-03-27T14:41:00Z">
        <w:r>
          <w:rPr>
            <w:rFonts w:ascii="Times New Roman" w:eastAsia="Calibri" w:hAnsi="Times New Roman" w:cs="Times New Roman"/>
            <w:color w:val="00B050"/>
          </w:rPr>
          <w:t xml:space="preserve">I’m visualizing </w:t>
        </w:r>
        <w:proofErr w:type="gramStart"/>
        <w:r>
          <w:rPr>
            <w:rFonts w:ascii="Times New Roman" w:eastAsia="Calibri" w:hAnsi="Times New Roman" w:cs="Times New Roman"/>
            <w:color w:val="00B050"/>
          </w:rPr>
          <w:t>all of</w:t>
        </w:r>
        <w:proofErr w:type="gramEnd"/>
        <w:r>
          <w:rPr>
            <w:rFonts w:ascii="Times New Roman" w:eastAsia="Calibri" w:hAnsi="Times New Roman" w:cs="Times New Roman"/>
            <w:color w:val="00B050"/>
          </w:rPr>
          <w:t xml:space="preserve"> the missiles being fired in a single volley rather than a series of independent missile launches.</w:t>
        </w:r>
      </w:ins>
    </w:p>
    <w:p w14:paraId="123CC890" w14:textId="45B2F67F" w:rsidR="00B87091" w:rsidRDefault="00B87091" w:rsidP="2ED9072E">
      <w:pPr>
        <w:spacing w:line="257" w:lineRule="auto"/>
        <w:rPr>
          <w:ins w:id="112" w:author="Olin Kennedy" w:date="2023-03-27T14:46:00Z"/>
          <w:rFonts w:ascii="Times New Roman" w:eastAsia="Calibri" w:hAnsi="Times New Roman" w:cs="Times New Roman"/>
          <w:color w:val="00B050"/>
        </w:rPr>
      </w:pPr>
    </w:p>
    <w:p w14:paraId="280ED615" w14:textId="77777777" w:rsidR="00B87091" w:rsidRDefault="00B87091">
      <w:pPr>
        <w:keepNext/>
        <w:spacing w:line="257" w:lineRule="auto"/>
        <w:jc w:val="center"/>
        <w:rPr>
          <w:ins w:id="113" w:author="Olin Kennedy" w:date="2023-03-27T14:46:00Z"/>
        </w:rPr>
        <w:pPrChange w:id="114" w:author="Olin Kennedy" w:date="2023-03-27T14:46:00Z">
          <w:pPr>
            <w:spacing w:line="257" w:lineRule="auto"/>
            <w:jc w:val="center"/>
          </w:pPr>
        </w:pPrChange>
      </w:pPr>
      <w:ins w:id="115" w:author="Olin Kennedy" w:date="2023-03-27T14:46:00Z">
        <w:r>
          <w:rPr>
            <w:noProof/>
          </w:rPr>
          <w:drawing>
            <wp:inline distT="0" distB="0" distL="0" distR="0" wp14:anchorId="60DABDA1" wp14:editId="36513567">
              <wp:extent cx="3810000" cy="2872863"/>
              <wp:effectExtent l="0" t="0" r="0" b="381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9"/>
                      <a:stretch>
                        <a:fillRect/>
                      </a:stretch>
                    </pic:blipFill>
                    <pic:spPr>
                      <a:xfrm>
                        <a:off x="0" y="0"/>
                        <a:ext cx="3814196" cy="2876027"/>
                      </a:xfrm>
                      <a:prstGeom prst="rect">
                        <a:avLst/>
                      </a:prstGeom>
                    </pic:spPr>
                  </pic:pic>
                </a:graphicData>
              </a:graphic>
            </wp:inline>
          </w:drawing>
        </w:r>
      </w:ins>
    </w:p>
    <w:p w14:paraId="7DA73721" w14:textId="301FF69B" w:rsidR="00B87091" w:rsidRPr="00B87091" w:rsidRDefault="00B87091">
      <w:pPr>
        <w:pStyle w:val="Caption"/>
        <w:jc w:val="center"/>
        <w:rPr>
          <w:rFonts w:ascii="Times New Roman" w:hAnsi="Times New Roman" w:cs="Times New Roman"/>
          <w:color w:val="00B050"/>
          <w:rPrChange w:id="116" w:author="Olin Kennedy" w:date="2023-03-27T14:40:00Z">
            <w:rPr>
              <w:rFonts w:ascii="Times New Roman" w:hAnsi="Times New Roman" w:cs="Times New Roman"/>
              <w:color w:val="FF0000"/>
            </w:rPr>
          </w:rPrChange>
        </w:rPr>
        <w:pPrChange w:id="117" w:author="Olin Kennedy" w:date="2023-03-27T14:46:00Z">
          <w:pPr>
            <w:spacing w:line="257" w:lineRule="auto"/>
          </w:pPr>
        </w:pPrChange>
      </w:pPr>
      <w:ins w:id="118" w:author="Olin Kennedy" w:date="2023-03-27T14:46:00Z">
        <w:r>
          <w:t xml:space="preserve">Figure </w:t>
        </w:r>
        <w:r>
          <w:fldChar w:fldCharType="begin"/>
        </w:r>
        <w:r>
          <w:instrText xml:space="preserve"> SEQ Figure \* ARABIC </w:instrText>
        </w:r>
      </w:ins>
      <w:r>
        <w:fldChar w:fldCharType="separate"/>
      </w:r>
      <w:ins w:id="119" w:author="Olin Kennedy" w:date="2023-03-27T14:46:00Z">
        <w:r>
          <w:rPr>
            <w:noProof/>
          </w:rPr>
          <w:t>3</w:t>
        </w:r>
        <w:r>
          <w:fldChar w:fldCharType="end"/>
        </w:r>
      </w:ins>
      <w:ins w:id="120" w:author="Olin Kennedy" w:date="2023-03-27T14:47:00Z">
        <w:r>
          <w:t>.  Response Surface of Surviving Fighters vs. Starting Aircraft and Missiles Fired.  Color use</w:t>
        </w:r>
      </w:ins>
    </w:p>
    <w:p w14:paraId="28F12268" w14:textId="2D5CE124" w:rsidR="0020656C" w:rsidRPr="003D7846" w:rsidRDefault="00B87091" w:rsidP="0020656C">
      <w:pPr>
        <w:keepNext/>
        <w:spacing w:line="257" w:lineRule="auto"/>
        <w:jc w:val="center"/>
        <w:rPr>
          <w:rFonts w:ascii="Times New Roman" w:hAnsi="Times New Roman" w:cs="Times New Roman"/>
        </w:rPr>
      </w:pPr>
      <w:ins w:id="121" w:author="Olin Kennedy" w:date="2023-03-27T14:40:00Z">
        <w:r>
          <w:rPr>
            <w:noProof/>
          </w:rPr>
          <w:lastRenderedPageBreak/>
          <w:drawing>
            <wp:inline distT="0" distB="0" distL="0" distR="0" wp14:anchorId="5F35FC97" wp14:editId="23360143">
              <wp:extent cx="4305947" cy="329946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0"/>
                      <a:stretch>
                        <a:fillRect/>
                      </a:stretch>
                    </pic:blipFill>
                    <pic:spPr>
                      <a:xfrm>
                        <a:off x="0" y="0"/>
                        <a:ext cx="4310765" cy="3303152"/>
                      </a:xfrm>
                      <a:prstGeom prst="rect">
                        <a:avLst/>
                      </a:prstGeom>
                    </pic:spPr>
                  </pic:pic>
                </a:graphicData>
              </a:graphic>
            </wp:inline>
          </w:drawing>
        </w:r>
      </w:ins>
      <w:del w:id="122" w:author="Olin Kennedy" w:date="2023-03-27T11:46:00Z">
        <w:r w:rsidR="0C7C69B5" w:rsidRPr="003D7846" w:rsidDel="00F86D38">
          <w:rPr>
            <w:rFonts w:ascii="Times New Roman" w:hAnsi="Times New Roman" w:cs="Times New Roman"/>
            <w:noProof/>
          </w:rPr>
          <w:drawing>
            <wp:inline distT="0" distB="0" distL="0" distR="0" wp14:anchorId="17385F5D" wp14:editId="2FCAAB5B">
              <wp:extent cx="4572000" cy="2838450"/>
              <wp:effectExtent l="0" t="0" r="0" b="0"/>
              <wp:docPr id="947135297" name="Picture 94713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35297" name="Picture 947135297"/>
                      <pic:cNvPicPr/>
                    </pic:nvPicPr>
                    <pic:blipFill>
                      <a:blip r:embed="rId21">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del>
    </w:p>
    <w:p w14:paraId="7B59D8F3" w14:textId="45C8D679" w:rsidR="004C320E" w:rsidRPr="003D7846" w:rsidRDefault="0020656C" w:rsidP="0020656C">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ins w:id="123" w:author="Olin Kennedy" w:date="2023-03-27T14:46:00Z">
        <w:r w:rsidR="00B87091">
          <w:rPr>
            <w:rFonts w:ascii="Times New Roman" w:hAnsi="Times New Roman" w:cs="Times New Roman"/>
            <w:noProof/>
          </w:rPr>
          <w:t>4</w:t>
        </w:r>
      </w:ins>
      <w:del w:id="124" w:author="Olin Kennedy" w:date="2023-03-27T14:46:00Z">
        <w:r w:rsidR="00B87091" w:rsidDel="00B87091">
          <w:rPr>
            <w:rFonts w:ascii="Times New Roman" w:hAnsi="Times New Roman" w:cs="Times New Roman"/>
            <w:noProof/>
          </w:rPr>
          <w:delText>3</w:delText>
        </w:r>
      </w:del>
      <w:r w:rsidR="00B371AD" w:rsidRPr="003D7846">
        <w:rPr>
          <w:rFonts w:ascii="Times New Roman" w:hAnsi="Times New Roman" w:cs="Times New Roman"/>
          <w:noProof/>
        </w:rPr>
        <w:fldChar w:fldCharType="end"/>
      </w:r>
      <w:ins w:id="125" w:author="Olin Kennedy" w:date="2023-03-27T14:45:00Z">
        <w:r w:rsidR="00B87091">
          <w:rPr>
            <w:rFonts w:ascii="Times New Roman" w:hAnsi="Times New Roman" w:cs="Times New Roman"/>
            <w:noProof/>
          </w:rPr>
          <w:t>.  Resp</w:t>
        </w:r>
      </w:ins>
      <w:ins w:id="126" w:author="Olin Kennedy" w:date="2023-03-27T14:46:00Z">
        <w:r w:rsidR="00B87091">
          <w:rPr>
            <w:rFonts w:ascii="Times New Roman" w:hAnsi="Times New Roman" w:cs="Times New Roman"/>
            <w:noProof/>
          </w:rPr>
          <w:t xml:space="preserve">onse Surface of Missile Misses vs. Number of Missiles Fired and Number of </w:t>
        </w:r>
      </w:ins>
      <w:ins w:id="127" w:author="Olin Kennedy" w:date="2023-03-27T14:47:00Z">
        <w:r w:rsidR="00B87091">
          <w:rPr>
            <w:rFonts w:ascii="Times New Roman" w:hAnsi="Times New Roman" w:cs="Times New Roman"/>
            <w:noProof/>
          </w:rPr>
          <w:t>Starting Aircraft</w:t>
        </w:r>
      </w:ins>
    </w:p>
    <w:p w14:paraId="472A3034" w14:textId="3BC227DB" w:rsidR="48965AF6" w:rsidRPr="003D7846" w:rsidRDefault="734C0AAF" w:rsidP="2ED9072E">
      <w:pPr>
        <w:spacing w:line="257" w:lineRule="auto"/>
        <w:rPr>
          <w:rFonts w:ascii="Times New Roman" w:eastAsia="Calibri" w:hAnsi="Times New Roman" w:cs="Times New Roman"/>
        </w:rPr>
      </w:pPr>
      <w:r w:rsidRPr="003D7846">
        <w:rPr>
          <w:rFonts w:ascii="Times New Roman" w:eastAsia="Calibri" w:hAnsi="Times New Roman" w:cs="Times New Roman"/>
        </w:rPr>
        <w:t xml:space="preserve">These response surfaces show that any strategy in deception </w:t>
      </w:r>
      <w:r w:rsidR="004C320E" w:rsidRPr="003D7846">
        <w:rPr>
          <w:rFonts w:ascii="Times New Roman" w:eastAsia="Calibri" w:hAnsi="Times New Roman" w:cs="Times New Roman"/>
        </w:rPr>
        <w:t xml:space="preserve">using shells alone </w:t>
      </w:r>
      <w:r w:rsidR="2FB7BC08" w:rsidRPr="003D7846">
        <w:rPr>
          <w:rFonts w:ascii="Times New Roman" w:eastAsia="Calibri" w:hAnsi="Times New Roman" w:cs="Times New Roman"/>
        </w:rPr>
        <w:t xml:space="preserve">can be countered by launching more missiles at the modeled base.  </w:t>
      </w:r>
      <w:r w:rsidR="004C320E" w:rsidRPr="003D7846">
        <w:rPr>
          <w:rFonts w:ascii="Times New Roman" w:eastAsia="Calibri" w:hAnsi="Times New Roman" w:cs="Times New Roman"/>
        </w:rPr>
        <w:t>In other words</w:t>
      </w:r>
      <w:r w:rsidR="2FB7BC08" w:rsidRPr="003D7846">
        <w:rPr>
          <w:rFonts w:ascii="Times New Roman" w:eastAsia="Calibri" w:hAnsi="Times New Roman" w:cs="Times New Roman"/>
        </w:rPr>
        <w:t xml:space="preserve">, any deception strategy can be brute force defeated by launching an overwhelming number of munitions.  </w:t>
      </w:r>
    </w:p>
    <w:p w14:paraId="7AF05B94" w14:textId="06141C88" w:rsidR="48965AF6" w:rsidRPr="003D7846" w:rsidRDefault="69AEF429" w:rsidP="2ED9072E">
      <w:pPr>
        <w:spacing w:line="257" w:lineRule="auto"/>
        <w:rPr>
          <w:rFonts w:ascii="Times New Roman" w:eastAsia="Calibri" w:hAnsi="Times New Roman" w:cs="Times New Roman"/>
        </w:rPr>
      </w:pPr>
      <w:r w:rsidRPr="003D7846">
        <w:rPr>
          <w:rFonts w:ascii="Times New Roman" w:eastAsia="Calibri" w:hAnsi="Times New Roman" w:cs="Times New Roman"/>
        </w:rPr>
        <w:t xml:space="preserve">Given any deception strategy can be overwhelmed by an overwhelming missile attack, what happens if the enemy treats their missiles as scarce resources?  This is </w:t>
      </w:r>
      <w:r w:rsidR="306F7176" w:rsidRPr="003D7846">
        <w:rPr>
          <w:rFonts w:ascii="Times New Roman" w:eastAsia="Calibri" w:hAnsi="Times New Roman" w:cs="Times New Roman"/>
        </w:rPr>
        <w:t>not an outrageous assumption, as a missile</w:t>
      </w:r>
      <w:r w:rsidR="45C6FF03" w:rsidRPr="003D7846">
        <w:rPr>
          <w:rFonts w:ascii="Times New Roman" w:eastAsia="Calibri" w:hAnsi="Times New Roman" w:cs="Times New Roman"/>
        </w:rPr>
        <w:t xml:space="preserve">s take time to produce.  One could assume that the missile attack </w:t>
      </w:r>
      <w:r w:rsidR="004C320E" w:rsidRPr="003D7846">
        <w:rPr>
          <w:rFonts w:ascii="Times New Roman" w:eastAsia="Calibri" w:hAnsi="Times New Roman" w:cs="Times New Roman"/>
        </w:rPr>
        <w:t xml:space="preserve">on the airbase </w:t>
      </w:r>
      <w:r w:rsidR="45C6FF03" w:rsidRPr="003D7846">
        <w:rPr>
          <w:rFonts w:ascii="Times New Roman" w:eastAsia="Calibri" w:hAnsi="Times New Roman" w:cs="Times New Roman"/>
        </w:rPr>
        <w:t>might be the opening act of a conflict, but</w:t>
      </w:r>
      <w:r w:rsidR="004C320E" w:rsidRPr="003D7846">
        <w:rPr>
          <w:rFonts w:ascii="Times New Roman" w:eastAsia="Calibri" w:hAnsi="Times New Roman" w:cs="Times New Roman"/>
        </w:rPr>
        <w:t xml:space="preserve"> some level of</w:t>
      </w:r>
      <w:r w:rsidR="45C6FF03" w:rsidRPr="003D7846">
        <w:rPr>
          <w:rFonts w:ascii="Times New Roman" w:eastAsia="Calibri" w:hAnsi="Times New Roman" w:cs="Times New Roman"/>
        </w:rPr>
        <w:t xml:space="preserve"> missiles must be preserved for future use</w:t>
      </w:r>
      <w:r w:rsidR="004C320E" w:rsidRPr="003D7846">
        <w:rPr>
          <w:rFonts w:ascii="Times New Roman" w:eastAsia="Calibri" w:hAnsi="Times New Roman" w:cs="Times New Roman"/>
        </w:rPr>
        <w:t xml:space="preserve"> in the conflict</w:t>
      </w:r>
      <w:r w:rsidR="45C6FF03" w:rsidRPr="003D7846">
        <w:rPr>
          <w:rFonts w:ascii="Times New Roman" w:eastAsia="Calibri" w:hAnsi="Times New Roman" w:cs="Times New Roman"/>
        </w:rPr>
        <w:t>.</w:t>
      </w:r>
      <w:r w:rsidR="59CDC669" w:rsidRPr="003D7846">
        <w:rPr>
          <w:rFonts w:ascii="Times New Roman" w:eastAsia="Calibri" w:hAnsi="Times New Roman" w:cs="Times New Roman"/>
        </w:rPr>
        <w:t xml:space="preserve">  </w:t>
      </w:r>
      <w:r w:rsidR="004C320E" w:rsidRPr="003D7846">
        <w:rPr>
          <w:rFonts w:ascii="Times New Roman" w:eastAsia="Calibri" w:hAnsi="Times New Roman" w:cs="Times New Roman"/>
        </w:rPr>
        <w:t>This creates a desire to be judicious in the use of missiles in the attack on the airbase</w:t>
      </w:r>
      <w:r w:rsidR="006413FC" w:rsidRPr="003D7846">
        <w:rPr>
          <w:rFonts w:ascii="Times New Roman" w:eastAsia="Calibri" w:hAnsi="Times New Roman" w:cs="Times New Roman"/>
        </w:rPr>
        <w:t>, which</w:t>
      </w:r>
      <w:r w:rsidR="59CDC669" w:rsidRPr="003D7846">
        <w:rPr>
          <w:rFonts w:ascii="Times New Roman" w:eastAsia="Calibri" w:hAnsi="Times New Roman" w:cs="Times New Roman"/>
        </w:rPr>
        <w:t xml:space="preserve"> leads to </w:t>
      </w:r>
      <w:r w:rsidR="004C320E" w:rsidRPr="003D7846">
        <w:rPr>
          <w:rFonts w:ascii="Times New Roman" w:eastAsia="Calibri" w:hAnsi="Times New Roman" w:cs="Times New Roman"/>
        </w:rPr>
        <w:t>a subsequent</w:t>
      </w:r>
      <w:r w:rsidR="59CDC669" w:rsidRPr="003D7846">
        <w:rPr>
          <w:rFonts w:ascii="Times New Roman" w:eastAsia="Calibri" w:hAnsi="Times New Roman" w:cs="Times New Roman"/>
        </w:rPr>
        <w:t xml:space="preserve"> modeling assumption </w:t>
      </w:r>
      <w:r w:rsidR="004C320E" w:rsidRPr="003D7846">
        <w:rPr>
          <w:rFonts w:ascii="Times New Roman" w:eastAsia="Calibri" w:hAnsi="Times New Roman" w:cs="Times New Roman"/>
        </w:rPr>
        <w:t>where</w:t>
      </w:r>
      <w:r w:rsidR="59CDC669" w:rsidRPr="003D7846">
        <w:rPr>
          <w:rFonts w:ascii="Times New Roman" w:eastAsia="Calibri" w:hAnsi="Times New Roman" w:cs="Times New Roman"/>
        </w:rPr>
        <w:t xml:space="preserve"> the enemy will try to match missiles to aircraft at the base</w:t>
      </w:r>
      <w:r w:rsidR="05D88409" w:rsidRPr="003D7846">
        <w:rPr>
          <w:rFonts w:ascii="Times New Roman" w:eastAsia="Calibri" w:hAnsi="Times New Roman" w:cs="Times New Roman"/>
        </w:rPr>
        <w:t>.</w:t>
      </w:r>
    </w:p>
    <w:p w14:paraId="31304492" w14:textId="24AD0084" w:rsidR="48965AF6" w:rsidRPr="003D7846" w:rsidDel="002D371A" w:rsidRDefault="23CAC586" w:rsidP="2ED9072E">
      <w:pPr>
        <w:spacing w:line="257" w:lineRule="auto"/>
        <w:rPr>
          <w:del w:id="128" w:author="Olin Kennedy" w:date="2023-03-27T15:33:00Z"/>
          <w:rFonts w:ascii="Times New Roman" w:hAnsi="Times New Roman" w:cs="Times New Roman"/>
        </w:rPr>
      </w:pPr>
      <w:r w:rsidRPr="003D7846">
        <w:rPr>
          <w:rFonts w:ascii="Times New Roman" w:eastAsia="Calibri" w:hAnsi="Times New Roman" w:cs="Times New Roman"/>
        </w:rPr>
        <w:t xml:space="preserve">In the </w:t>
      </w:r>
      <w:r w:rsidR="004E1F08" w:rsidRPr="003D7846">
        <w:rPr>
          <w:rFonts w:ascii="Times New Roman" w:eastAsia="Calibri" w:hAnsi="Times New Roman" w:cs="Times New Roman"/>
        </w:rPr>
        <w:t>second</w:t>
      </w:r>
      <w:r w:rsidRPr="003D7846">
        <w:rPr>
          <w:rFonts w:ascii="Times New Roman" w:eastAsia="Calibri" w:hAnsi="Times New Roman" w:cs="Times New Roman"/>
        </w:rPr>
        <w:t xml:space="preserve"> iteration of this model, we assume instead that the enemy will launch the same number of missiles at an airbase equal to the number of fighters present at the airbase.  This can be thought of as the enemy has some way to accurately estimate the number of fighters present (by perhaps observing some proxy activity) but cannot observe which aircraft are parked under which shells.  Number of shells </w:t>
      </w:r>
      <w:del w:id="129" w:author="Olin Kennedy" w:date="2023-03-27T12:29:00Z">
        <w:r w:rsidR="0001484F" w:rsidDel="0004150A">
          <w:rPr>
            <w:rFonts w:ascii="Times New Roman" w:eastAsia="Calibri" w:hAnsi="Times New Roman" w:cs="Times New Roman"/>
          </w:rPr>
          <w:delText xml:space="preserve">and decoys </w:delText>
        </w:r>
      </w:del>
      <w:r w:rsidRPr="003D7846">
        <w:rPr>
          <w:rFonts w:ascii="Times New Roman" w:eastAsia="Calibri" w:hAnsi="Times New Roman" w:cs="Times New Roman"/>
        </w:rPr>
        <w:t>remain constant</w:t>
      </w:r>
      <w:r w:rsidR="0020656C" w:rsidRPr="003D7846">
        <w:rPr>
          <w:rFonts w:ascii="Times New Roman" w:eastAsia="Calibri" w:hAnsi="Times New Roman" w:cs="Times New Roman"/>
        </w:rPr>
        <w:t xml:space="preserve"> at 32</w:t>
      </w:r>
      <w:r w:rsidRPr="003D7846">
        <w:rPr>
          <w:rFonts w:ascii="Times New Roman" w:eastAsia="Calibri" w:hAnsi="Times New Roman" w:cs="Times New Roman"/>
        </w:rPr>
        <w:t>,</w:t>
      </w:r>
      <w:r w:rsidR="0020656C" w:rsidRPr="003D7846">
        <w:rPr>
          <w:rFonts w:ascii="Times New Roman" w:eastAsia="Calibri" w:hAnsi="Times New Roman" w:cs="Times New Roman"/>
        </w:rPr>
        <w:t xml:space="preserve"> but</w:t>
      </w:r>
      <w:r w:rsidRPr="003D7846">
        <w:rPr>
          <w:rFonts w:ascii="Times New Roman" w:eastAsia="Calibri" w:hAnsi="Times New Roman" w:cs="Times New Roman"/>
        </w:rPr>
        <w:t xml:space="preserve"> the number of </w:t>
      </w:r>
      <w:r w:rsidR="0001484F">
        <w:rPr>
          <w:rFonts w:ascii="Times New Roman" w:eastAsia="Calibri" w:hAnsi="Times New Roman" w:cs="Times New Roman"/>
        </w:rPr>
        <w:t xml:space="preserve">actual </w:t>
      </w:r>
      <w:r w:rsidRPr="003D7846">
        <w:rPr>
          <w:rFonts w:ascii="Times New Roman" w:eastAsia="Calibri" w:hAnsi="Times New Roman" w:cs="Times New Roman"/>
        </w:rPr>
        <w:t>aircraft on the airbase is varied and the missiles launched equals exactly the number of aircraft on the airfield</w:t>
      </w:r>
      <w:r w:rsidR="0020656C" w:rsidRPr="003D7846">
        <w:rPr>
          <w:rFonts w:ascii="Times New Roman" w:eastAsia="Calibri" w:hAnsi="Times New Roman" w:cs="Times New Roman"/>
        </w:rPr>
        <w:t xml:space="preserve"> such that </w:t>
      </w:r>
      <w:r w:rsidR="0020656C" w:rsidRPr="003D7846">
        <w:rPr>
          <w:rFonts w:ascii="Times New Roman" w:eastAsia="Calibri" w:hAnsi="Times New Roman" w:cs="Times New Roman"/>
          <w:i/>
          <w:iCs/>
        </w:rPr>
        <w:t>g = p</w:t>
      </w:r>
      <w:r w:rsidR="0020656C" w:rsidRPr="003D7846">
        <w:rPr>
          <w:rFonts w:ascii="Times New Roman" w:eastAsia="Calibri" w:hAnsi="Times New Roman" w:cs="Times New Roman"/>
        </w:rPr>
        <w:t xml:space="preserve"> in each scenario</w:t>
      </w:r>
      <w:r w:rsidRPr="003D7846">
        <w:rPr>
          <w:rFonts w:ascii="Times New Roman" w:eastAsia="Calibri" w:hAnsi="Times New Roman" w:cs="Times New Roman"/>
        </w:rPr>
        <w:t>.</w:t>
      </w:r>
      <w:r w:rsidR="0020656C" w:rsidRPr="003D7846">
        <w:rPr>
          <w:rFonts w:ascii="Times New Roman" w:eastAsia="Calibri" w:hAnsi="Times New Roman" w:cs="Times New Roman"/>
        </w:rPr>
        <w:t xml:space="preserve">  </w:t>
      </w:r>
    </w:p>
    <w:p w14:paraId="5F798B99" w14:textId="77777777" w:rsidR="000B4C32" w:rsidRDefault="000B4C32" w:rsidP="2ED9072E">
      <w:pPr>
        <w:spacing w:line="257" w:lineRule="auto"/>
        <w:rPr>
          <w:ins w:id="130" w:author="Olin Kennedy" w:date="2023-03-27T13:15:00Z"/>
          <w:rFonts w:ascii="Times New Roman" w:eastAsia="Calibri" w:hAnsi="Times New Roman" w:cs="Times New Roman"/>
        </w:rPr>
      </w:pPr>
    </w:p>
    <w:p w14:paraId="0F0C88C3" w14:textId="4B875BA7" w:rsidR="0020656C" w:rsidRPr="000B4C32" w:rsidRDefault="009002C3" w:rsidP="2ED9072E">
      <w:pPr>
        <w:spacing w:line="257" w:lineRule="auto"/>
        <w:rPr>
          <w:rFonts w:ascii="Times New Roman" w:eastAsia="Calibri" w:hAnsi="Times New Roman" w:cs="Times New Roman"/>
          <w:color w:val="00B050"/>
          <w:rPrChange w:id="131" w:author="Olin Kennedy" w:date="2023-03-27T13:15:00Z">
            <w:rPr>
              <w:rFonts w:ascii="Times New Roman" w:eastAsia="Calibri" w:hAnsi="Times New Roman" w:cs="Times New Roman"/>
            </w:rPr>
          </w:rPrChange>
        </w:rPr>
      </w:pPr>
      <w:r>
        <w:rPr>
          <w:rFonts w:ascii="Times New Roman" w:eastAsia="Calibri" w:hAnsi="Times New Roman" w:cs="Times New Roman"/>
        </w:rPr>
        <w:t>As actual fighters are added, more may survive; however, as more aircraft</w:t>
      </w:r>
      <w:ins w:id="132" w:author="Olin Kennedy" w:date="2023-03-27T12:29:00Z">
        <w:r w:rsidR="0004150A">
          <w:rPr>
            <w:rFonts w:ascii="Times New Roman" w:eastAsia="Calibri" w:hAnsi="Times New Roman" w:cs="Times New Roman"/>
          </w:rPr>
          <w:t xml:space="preserve"> are added, then</w:t>
        </w:r>
      </w:ins>
      <w:r>
        <w:rPr>
          <w:rFonts w:ascii="Times New Roman" w:eastAsia="Calibri" w:hAnsi="Times New Roman" w:cs="Times New Roman"/>
        </w:rPr>
        <w:t xml:space="preserve"> more are likely to be destroyed.  </w:t>
      </w:r>
      <w:r w:rsidR="23CAC586" w:rsidRPr="003D7846">
        <w:rPr>
          <w:rFonts w:ascii="Times New Roman" w:eastAsia="Calibri" w:hAnsi="Times New Roman" w:cs="Times New Roman"/>
        </w:rPr>
        <w:t>What was discovered was that if a Commander wanted to maximize the number of surviving aircraft available for post-attack sorties, then he could do so by using a ratio of 1 aircraft to every 2 shells on the airbase</w:t>
      </w:r>
      <w:r w:rsidR="008664F5" w:rsidRPr="003D7846">
        <w:rPr>
          <w:rFonts w:ascii="Times New Roman" w:eastAsia="Calibri" w:hAnsi="Times New Roman" w:cs="Times New Roman"/>
        </w:rPr>
        <w:t>.</w:t>
      </w:r>
      <w:r>
        <w:rPr>
          <w:rFonts w:ascii="Times New Roman" w:eastAsia="Calibri" w:hAnsi="Times New Roman" w:cs="Times New Roman"/>
        </w:rPr>
        <w:t xml:space="preserve">  </w:t>
      </w:r>
      <w:r w:rsidRPr="009002C3">
        <w:rPr>
          <w:rFonts w:ascii="Times New Roman" w:eastAsia="Calibri" w:hAnsi="Times New Roman" w:cs="Times New Roman"/>
          <w:color w:val="FF0000"/>
        </w:rPr>
        <w:t xml:space="preserve">I wonder if this result could be derived. </w:t>
      </w:r>
      <w:ins w:id="133" w:author="Olin Kennedy" w:date="2023-03-27T13:15:00Z">
        <w:r w:rsidR="000B4C32">
          <w:rPr>
            <w:rFonts w:ascii="Times New Roman" w:eastAsia="Calibri" w:hAnsi="Times New Roman" w:cs="Times New Roman"/>
            <w:color w:val="00B050"/>
          </w:rPr>
          <w:t>Good Idea!</w:t>
        </w:r>
      </w:ins>
    </w:p>
    <w:p w14:paraId="16F241C6" w14:textId="77777777" w:rsidR="0020656C" w:rsidRPr="003D7846" w:rsidRDefault="0020656C" w:rsidP="0020656C">
      <w:pPr>
        <w:keepNext/>
        <w:spacing w:line="257" w:lineRule="auto"/>
        <w:jc w:val="center"/>
        <w:rPr>
          <w:rFonts w:ascii="Times New Roman" w:hAnsi="Times New Roman" w:cs="Times New Roman"/>
        </w:rPr>
      </w:pPr>
      <w:r w:rsidRPr="003D7846">
        <w:rPr>
          <w:rFonts w:ascii="Times New Roman" w:hAnsi="Times New Roman" w:cs="Times New Roman"/>
          <w:noProof/>
        </w:rPr>
        <w:lastRenderedPageBreak/>
        <w:drawing>
          <wp:inline distT="0" distB="0" distL="0" distR="0" wp14:anchorId="180632B9" wp14:editId="40D4AA2A">
            <wp:extent cx="457200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443F6910" w14:textId="7A0A40D6" w:rsidR="48965AF6" w:rsidRPr="003D7846" w:rsidRDefault="0020656C" w:rsidP="0020656C">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ins w:id="134" w:author="Olin Kennedy" w:date="2023-03-27T14:46:00Z">
        <w:r w:rsidR="00B87091">
          <w:rPr>
            <w:rFonts w:ascii="Times New Roman" w:hAnsi="Times New Roman" w:cs="Times New Roman"/>
            <w:noProof/>
          </w:rPr>
          <w:t>5</w:t>
        </w:r>
      </w:ins>
      <w:del w:id="135" w:author="Olin Kennedy" w:date="2023-03-27T14:46:00Z">
        <w:r w:rsidR="00297AB9" w:rsidDel="00B87091">
          <w:rPr>
            <w:rFonts w:ascii="Times New Roman" w:hAnsi="Times New Roman" w:cs="Times New Roman"/>
            <w:noProof/>
          </w:rPr>
          <w:delText>4</w:delText>
        </w:r>
      </w:del>
      <w:r w:rsidR="00B371AD" w:rsidRPr="003D7846">
        <w:rPr>
          <w:rFonts w:ascii="Times New Roman" w:hAnsi="Times New Roman" w:cs="Times New Roman"/>
          <w:noProof/>
        </w:rPr>
        <w:fldChar w:fldCharType="end"/>
      </w:r>
    </w:p>
    <w:p w14:paraId="17DD73C6" w14:textId="7DC3B6B8" w:rsidR="0020656C" w:rsidDel="0004150A" w:rsidRDefault="0020656C" w:rsidP="00F37BAF">
      <w:pPr>
        <w:spacing w:line="257" w:lineRule="auto"/>
        <w:rPr>
          <w:del w:id="136" w:author="Olin Kennedy" w:date="2023-03-27T12:04:00Z"/>
          <w:rFonts w:ascii="Times New Roman" w:hAnsi="Times New Roman" w:cs="Times New Roman"/>
        </w:rPr>
      </w:pPr>
      <w:commentRangeStart w:id="137"/>
    </w:p>
    <w:p w14:paraId="3C60EB23" w14:textId="35BBE545" w:rsidR="0004150A" w:rsidRDefault="0004150A" w:rsidP="0004150A">
      <w:pPr>
        <w:keepNext/>
        <w:spacing w:line="257" w:lineRule="auto"/>
        <w:rPr>
          <w:ins w:id="138" w:author="Olin Kennedy" w:date="2023-03-27T12:33:00Z"/>
          <w:rFonts w:ascii="Times New Roman" w:eastAsiaTheme="minorEastAsia" w:hAnsi="Times New Roman" w:cs="Times New Roman"/>
        </w:rPr>
      </w:pPr>
      <w:ins w:id="139" w:author="Olin Kennedy" w:date="2023-03-27T12:31:00Z">
        <w:r>
          <w:rPr>
            <w:rFonts w:ascii="Times New Roman" w:hAnsi="Times New Roman" w:cs="Times New Roman"/>
          </w:rPr>
          <w:t xml:space="preserve">Figure 4 </w:t>
        </w:r>
        <w:proofErr w:type="gramStart"/>
        <w:r>
          <w:rPr>
            <w:rFonts w:ascii="Times New Roman" w:hAnsi="Times New Roman" w:cs="Times New Roman"/>
          </w:rPr>
          <w:t>actually generalizes</w:t>
        </w:r>
        <w:proofErr w:type="gramEnd"/>
        <w:r>
          <w:rPr>
            <w:rFonts w:ascii="Times New Roman" w:hAnsi="Times New Roman" w:cs="Times New Roman"/>
          </w:rPr>
          <w:t xml:space="preserve"> quite nicely into</w:t>
        </w:r>
      </w:ins>
      <w:ins w:id="140" w:author="Olin Kennedy" w:date="2023-03-27T13:43:00Z">
        <w:r w:rsidR="00D2555E">
          <w:rPr>
            <w:rFonts w:ascii="Times New Roman" w:hAnsi="Times New Roman" w:cs="Times New Roman"/>
          </w:rPr>
          <w:t xml:space="preserve"> </w:t>
        </w:r>
      </w:ins>
      <w:ins w:id="141" w:author="Olin Kennedy" w:date="2023-03-27T14:07:00Z">
        <w:r w:rsidR="00376E10">
          <w:rPr>
            <w:rFonts w:ascii="Times New Roman" w:hAnsi="Times New Roman" w:cs="Times New Roman"/>
          </w:rPr>
          <w:t>E</w:t>
        </w:r>
      </w:ins>
      <w:ins w:id="142" w:author="Olin Kennedy" w:date="2023-03-27T13:43:00Z">
        <w:r w:rsidR="00D2555E">
          <w:rPr>
            <w:rFonts w:ascii="Times New Roman" w:hAnsi="Times New Roman" w:cs="Times New Roman"/>
          </w:rPr>
          <w:t>quation</w:t>
        </w:r>
      </w:ins>
      <w:ins w:id="143" w:author="Olin Kennedy" w:date="2023-03-27T14:07:00Z">
        <w:r w:rsidR="00376E10">
          <w:rPr>
            <w:rFonts w:ascii="Times New Roman" w:hAnsi="Times New Roman" w:cs="Times New Roman"/>
          </w:rPr>
          <w:t xml:space="preserve"> 1</w:t>
        </w:r>
      </w:ins>
      <w:ins w:id="144" w:author="Olin Kennedy" w:date="2023-03-27T13:43:00Z">
        <w:r w:rsidR="00D2555E">
          <w:rPr>
            <w:rFonts w:ascii="Times New Roman" w:hAnsi="Times New Roman" w:cs="Times New Roman"/>
          </w:rPr>
          <w:t>:</w:t>
        </w:r>
      </w:ins>
    </w:p>
    <w:p w14:paraId="201B1A20" w14:textId="3821CB8D" w:rsidR="0004150A" w:rsidRDefault="00000000" w:rsidP="0004150A">
      <w:pPr>
        <w:keepNext/>
        <w:spacing w:line="257" w:lineRule="auto"/>
        <w:ind w:firstLine="720"/>
        <w:rPr>
          <w:ins w:id="145" w:author="Olin Kennedy" w:date="2023-03-27T13:35:00Z"/>
          <w:rFonts w:ascii="Times New Roman" w:eastAsiaTheme="minorEastAsia" w:hAnsi="Times New Roman" w:cs="Times New Roman"/>
        </w:rPr>
      </w:pPr>
      <m:oMath>
        <m:sSub>
          <m:sSubPr>
            <m:ctrlPr>
              <w:ins w:id="146" w:author="Olin Kennedy" w:date="2023-03-27T12:33:00Z">
                <w:rPr>
                  <w:rFonts w:ascii="Cambria Math" w:hAnsi="Cambria Math" w:cs="Times New Roman"/>
                  <w:i/>
                </w:rPr>
              </w:ins>
            </m:ctrlPr>
          </m:sSubPr>
          <m:e>
            <m:r>
              <w:ins w:id="147" w:author="Olin Kennedy" w:date="2023-03-27T12:33:00Z">
                <w:rPr>
                  <w:rFonts w:ascii="Cambria Math" w:hAnsi="Cambria Math" w:cs="Times New Roman"/>
                </w:rPr>
                <m:t>Prizes</m:t>
              </w:ins>
            </m:r>
          </m:e>
          <m:sub>
            <m:r>
              <w:ins w:id="148" w:author="Olin Kennedy" w:date="2023-03-27T12:33:00Z">
                <w:rPr>
                  <w:rFonts w:ascii="Cambria Math" w:hAnsi="Cambria Math" w:cs="Times New Roman"/>
                </w:rPr>
                <m:t>Surviving</m:t>
              </w:ins>
            </m:r>
          </m:sub>
        </m:sSub>
        <m:r>
          <w:ins w:id="149" w:author="Olin Kennedy" w:date="2023-03-27T12:33:00Z">
            <w:rPr>
              <w:rFonts w:ascii="Cambria Math" w:eastAsiaTheme="minorEastAsia" w:hAnsi="Cambria Math" w:cs="Times New Roman"/>
            </w:rPr>
            <m:t>=</m:t>
          </w:ins>
        </m:r>
        <m:sSub>
          <m:sSubPr>
            <m:ctrlPr>
              <w:ins w:id="150" w:author="Olin Kennedy" w:date="2023-03-27T12:33:00Z">
                <w:rPr>
                  <w:rFonts w:ascii="Cambria Math" w:eastAsiaTheme="minorEastAsia" w:hAnsi="Cambria Math" w:cs="Times New Roman"/>
                  <w:i/>
                </w:rPr>
              </w:ins>
            </m:ctrlPr>
          </m:sSubPr>
          <m:e>
            <m:r>
              <w:ins w:id="151" w:author="Olin Kennedy" w:date="2023-03-27T12:33:00Z">
                <w:rPr>
                  <w:rFonts w:ascii="Cambria Math" w:eastAsiaTheme="minorEastAsia" w:hAnsi="Cambria Math" w:cs="Times New Roman"/>
                </w:rPr>
                <m:t>Prizes</m:t>
              </w:ins>
            </m:r>
          </m:e>
          <m:sub>
            <m:r>
              <w:ins w:id="152" w:author="Olin Kennedy" w:date="2023-03-27T12:33:00Z">
                <w:rPr>
                  <w:rFonts w:ascii="Cambria Math" w:eastAsiaTheme="minorEastAsia" w:hAnsi="Cambria Math" w:cs="Times New Roman"/>
                </w:rPr>
                <m:t>Starting</m:t>
              </w:ins>
            </m:r>
          </m:sub>
        </m:sSub>
        <m:r>
          <w:ins w:id="153" w:author="Olin Kennedy" w:date="2023-03-27T12:33:00Z">
            <w:rPr>
              <w:rFonts w:ascii="Cambria Math" w:eastAsiaTheme="minorEastAsia" w:hAnsi="Cambria Math" w:cs="Times New Roman"/>
            </w:rPr>
            <m:t>-Guesses*</m:t>
          </w:ins>
        </m:r>
        <m:f>
          <m:fPr>
            <m:ctrlPr>
              <w:ins w:id="154" w:author="Olin Kennedy" w:date="2023-03-27T12:33:00Z">
                <w:rPr>
                  <w:rFonts w:ascii="Cambria Math" w:eastAsiaTheme="minorEastAsia" w:hAnsi="Cambria Math" w:cs="Times New Roman"/>
                  <w:i/>
                </w:rPr>
              </w:ins>
            </m:ctrlPr>
          </m:fPr>
          <m:num>
            <m:r>
              <w:ins w:id="155" w:author="Olin Kennedy" w:date="2023-03-27T12:34:00Z">
                <w:rPr>
                  <w:rFonts w:ascii="Cambria Math" w:eastAsiaTheme="minorEastAsia" w:hAnsi="Cambria Math" w:cs="Times New Roman"/>
                </w:rPr>
                <m:t>Prize</m:t>
              </w:ins>
            </m:r>
            <m:sSub>
              <m:sSubPr>
                <m:ctrlPr>
                  <w:ins w:id="156" w:author="Olin Kennedy" w:date="2023-03-27T13:45:00Z">
                    <w:rPr>
                      <w:rFonts w:ascii="Cambria Math" w:eastAsiaTheme="minorEastAsia" w:hAnsi="Cambria Math" w:cs="Times New Roman"/>
                      <w:i/>
                    </w:rPr>
                  </w:ins>
                </m:ctrlPr>
              </m:sSubPr>
              <m:e>
                <m:r>
                  <w:ins w:id="157" w:author="Olin Kennedy" w:date="2023-03-27T12:33:00Z">
                    <w:rPr>
                      <w:rFonts w:ascii="Cambria Math" w:eastAsiaTheme="minorEastAsia" w:hAnsi="Cambria Math" w:cs="Times New Roman"/>
                    </w:rPr>
                    <m:t>s</m:t>
                  </w:ins>
                </m:r>
              </m:e>
              <m:sub>
                <m:r>
                  <w:ins w:id="158" w:author="Olin Kennedy" w:date="2023-03-27T13:45:00Z">
                    <w:rPr>
                      <w:rFonts w:ascii="Cambria Math" w:eastAsiaTheme="minorEastAsia" w:hAnsi="Cambria Math" w:cs="Times New Roman"/>
                    </w:rPr>
                    <m:t>Starting</m:t>
                  </w:ins>
                </m:r>
              </m:sub>
            </m:sSub>
          </m:num>
          <m:den>
            <m:r>
              <w:ins w:id="159" w:author="Olin Kennedy" w:date="2023-03-27T12:33:00Z">
                <w:rPr>
                  <w:rFonts w:ascii="Cambria Math" w:eastAsiaTheme="minorEastAsia" w:hAnsi="Cambria Math" w:cs="Times New Roman"/>
                </w:rPr>
                <m:t>Shells</m:t>
              </w:ins>
            </m:r>
          </m:den>
        </m:f>
      </m:oMath>
      <w:ins w:id="160" w:author="Olin Kennedy" w:date="2023-03-27T12:33:00Z">
        <w:r w:rsidR="0004150A">
          <w:rPr>
            <w:rFonts w:ascii="Times New Roman" w:eastAsiaTheme="minorEastAsia" w:hAnsi="Times New Roman" w:cs="Times New Roman"/>
          </w:rPr>
          <w:t xml:space="preserve">  </w:t>
        </w:r>
      </w:ins>
      <w:ins w:id="161" w:author="Olin Kennedy" w:date="2023-03-27T13:41:00Z">
        <w:r w:rsidR="00D2555E">
          <w:rPr>
            <w:rFonts w:ascii="Times New Roman" w:eastAsiaTheme="minorEastAsia" w:hAnsi="Times New Roman" w:cs="Times New Roman"/>
          </w:rPr>
          <w:tab/>
        </w:r>
        <w:r w:rsidR="00D2555E">
          <w:rPr>
            <w:rFonts w:ascii="Times New Roman" w:eastAsiaTheme="minorEastAsia" w:hAnsi="Times New Roman" w:cs="Times New Roman"/>
          </w:rPr>
          <w:tab/>
        </w:r>
      </w:ins>
      <w:ins w:id="162" w:author="Olin Kennedy" w:date="2023-03-27T14:07:00Z">
        <w:r w:rsidR="00376E10">
          <w:rPr>
            <w:rFonts w:ascii="Times New Roman" w:eastAsiaTheme="minorEastAsia" w:hAnsi="Times New Roman" w:cs="Times New Roman"/>
          </w:rPr>
          <w:tab/>
        </w:r>
      </w:ins>
      <w:ins w:id="163" w:author="Olin Kennedy" w:date="2023-03-27T14:06:00Z">
        <w:r w:rsidR="00376E10">
          <w:rPr>
            <w:rFonts w:ascii="Times New Roman" w:eastAsiaTheme="minorEastAsia" w:hAnsi="Times New Roman" w:cs="Times New Roman"/>
          </w:rPr>
          <w:t>(1)</w:t>
        </w:r>
      </w:ins>
    </w:p>
    <w:p w14:paraId="0BE37B9C" w14:textId="01088A6E" w:rsidR="005D0D4C" w:rsidRDefault="005D0D4C" w:rsidP="005D0D4C">
      <w:pPr>
        <w:keepNext/>
        <w:spacing w:line="257" w:lineRule="auto"/>
        <w:rPr>
          <w:ins w:id="164" w:author="Olin Kennedy" w:date="2023-03-27T13:36:00Z"/>
          <w:rFonts w:ascii="Times New Roman" w:eastAsiaTheme="minorEastAsia" w:hAnsi="Times New Roman" w:cs="Times New Roman"/>
        </w:rPr>
      </w:pPr>
      <w:ins w:id="165" w:author="Olin Kennedy" w:date="2023-03-27T13:35:00Z">
        <w:r>
          <w:rPr>
            <w:rFonts w:ascii="Times New Roman" w:eastAsiaTheme="minorEastAsia" w:hAnsi="Times New Roman" w:cs="Times New Roman"/>
          </w:rPr>
          <w:t>Correspondingly, it’s simple to calculate expected m</w:t>
        </w:r>
      </w:ins>
      <w:ins w:id="166" w:author="Olin Kennedy" w:date="2023-03-27T13:36:00Z">
        <w:r>
          <w:rPr>
            <w:rFonts w:ascii="Times New Roman" w:eastAsiaTheme="minorEastAsia" w:hAnsi="Times New Roman" w:cs="Times New Roman"/>
          </w:rPr>
          <w:t>issile misses</w:t>
        </w:r>
      </w:ins>
      <w:ins w:id="167" w:author="Olin Kennedy" w:date="2023-03-27T13:41:00Z">
        <w:r w:rsidR="00D2555E">
          <w:rPr>
            <w:rFonts w:ascii="Times New Roman" w:eastAsiaTheme="minorEastAsia" w:hAnsi="Times New Roman" w:cs="Times New Roman"/>
          </w:rPr>
          <w:t xml:space="preserve"> from </w:t>
        </w:r>
      </w:ins>
      <w:ins w:id="168" w:author="Olin Kennedy" w:date="2023-03-27T14:07:00Z">
        <w:r w:rsidR="00376E10">
          <w:rPr>
            <w:rFonts w:ascii="Times New Roman" w:eastAsiaTheme="minorEastAsia" w:hAnsi="Times New Roman" w:cs="Times New Roman"/>
          </w:rPr>
          <w:t>Equation 1 using Equation 2</w:t>
        </w:r>
      </w:ins>
      <w:ins w:id="169" w:author="Olin Kennedy" w:date="2023-03-27T13:43:00Z">
        <w:r w:rsidR="00D2555E">
          <w:rPr>
            <w:rFonts w:ascii="Times New Roman" w:eastAsiaTheme="minorEastAsia" w:hAnsi="Times New Roman" w:cs="Times New Roman"/>
          </w:rPr>
          <w:t>:</w:t>
        </w:r>
      </w:ins>
    </w:p>
    <w:p w14:paraId="292D12AD" w14:textId="7B632F17" w:rsidR="005D0D4C" w:rsidRDefault="00D2555E">
      <w:pPr>
        <w:keepNext/>
        <w:spacing w:line="257" w:lineRule="auto"/>
        <w:rPr>
          <w:ins w:id="170" w:author="Olin Kennedy" w:date="2023-03-27T12:33:00Z"/>
          <w:rFonts w:ascii="Times New Roman" w:eastAsiaTheme="minorEastAsia" w:hAnsi="Times New Roman" w:cs="Times New Roman"/>
        </w:rPr>
        <w:pPrChange w:id="171" w:author="Olin Kennedy" w:date="2023-03-27T13:35:00Z">
          <w:pPr>
            <w:keepNext/>
            <w:spacing w:line="257" w:lineRule="auto"/>
            <w:ind w:firstLine="720"/>
          </w:pPr>
        </w:pPrChange>
      </w:pPr>
      <w:ins w:id="172" w:author="Olin Kennedy" w:date="2023-03-27T13:41:00Z">
        <w:r>
          <w:rPr>
            <w:rFonts w:ascii="Times New Roman" w:eastAsiaTheme="minorEastAsia" w:hAnsi="Times New Roman" w:cs="Times New Roman"/>
          </w:rPr>
          <w:tab/>
        </w:r>
      </w:ins>
      <m:oMath>
        <m:r>
          <w:ins w:id="173" w:author="Olin Kennedy" w:date="2023-03-27T13:41:00Z">
            <w:rPr>
              <w:rFonts w:ascii="Cambria Math" w:eastAsiaTheme="minorEastAsia" w:hAnsi="Cambria Math" w:cs="Times New Roman"/>
            </w:rPr>
            <m:t>Gues</m:t>
          </w:ins>
        </m:r>
        <m:sSub>
          <m:sSubPr>
            <m:ctrlPr>
              <w:ins w:id="174" w:author="Olin Kennedy" w:date="2023-03-27T13:41:00Z">
                <w:rPr>
                  <w:rFonts w:ascii="Cambria Math" w:eastAsiaTheme="minorEastAsia" w:hAnsi="Cambria Math" w:cs="Times New Roman"/>
                  <w:i/>
                </w:rPr>
              </w:ins>
            </m:ctrlPr>
          </m:sSubPr>
          <m:e>
            <m:r>
              <w:ins w:id="175" w:author="Olin Kennedy" w:date="2023-03-27T13:41:00Z">
                <w:rPr>
                  <w:rFonts w:ascii="Cambria Math" w:eastAsiaTheme="minorEastAsia" w:hAnsi="Cambria Math" w:cs="Times New Roman"/>
                </w:rPr>
                <m:t>s</m:t>
              </w:ins>
            </m:r>
          </m:e>
          <m:sub>
            <m:r>
              <w:ins w:id="176" w:author="Olin Kennedy" w:date="2023-03-27T13:41:00Z">
                <w:rPr>
                  <w:rFonts w:ascii="Cambria Math" w:eastAsiaTheme="minorEastAsia" w:hAnsi="Cambria Math" w:cs="Times New Roman"/>
                </w:rPr>
                <m:t>missed</m:t>
              </w:ins>
            </m:r>
          </m:sub>
        </m:sSub>
        <m:r>
          <w:ins w:id="177" w:author="Olin Kennedy" w:date="2023-03-27T13:41:00Z">
            <w:rPr>
              <w:rFonts w:ascii="Cambria Math" w:eastAsiaTheme="minorEastAsia" w:hAnsi="Cambria Math" w:cs="Times New Roman"/>
            </w:rPr>
            <m:t>=Guesses-Prize</m:t>
          </w:ins>
        </m:r>
        <m:sSub>
          <m:sSubPr>
            <m:ctrlPr>
              <w:ins w:id="178" w:author="Olin Kennedy" w:date="2023-03-27T13:41:00Z">
                <w:rPr>
                  <w:rFonts w:ascii="Cambria Math" w:eastAsiaTheme="minorEastAsia" w:hAnsi="Cambria Math" w:cs="Times New Roman"/>
                  <w:i/>
                </w:rPr>
              </w:ins>
            </m:ctrlPr>
          </m:sSubPr>
          <m:e>
            <m:r>
              <w:ins w:id="179" w:author="Olin Kennedy" w:date="2023-03-27T13:41:00Z">
                <w:rPr>
                  <w:rFonts w:ascii="Cambria Math" w:eastAsiaTheme="minorEastAsia" w:hAnsi="Cambria Math" w:cs="Times New Roman"/>
                </w:rPr>
                <m:t>s</m:t>
              </w:ins>
            </m:r>
          </m:e>
          <m:sub>
            <m:r>
              <w:ins w:id="180" w:author="Olin Kennedy" w:date="2023-03-27T13:41:00Z">
                <w:rPr>
                  <w:rFonts w:ascii="Cambria Math" w:eastAsiaTheme="minorEastAsia" w:hAnsi="Cambria Math" w:cs="Times New Roman"/>
                </w:rPr>
                <m:t>Surviving</m:t>
              </w:ins>
            </m:r>
          </m:sub>
        </m:sSub>
      </m:oMath>
      <w:ins w:id="181" w:author="Olin Kennedy" w:date="2023-03-27T14:07:00Z">
        <w:r w:rsidR="00376E10">
          <w:rPr>
            <w:rFonts w:ascii="Times New Roman" w:eastAsiaTheme="minorEastAsia" w:hAnsi="Times New Roman" w:cs="Times New Roman"/>
          </w:rPr>
          <w:tab/>
        </w:r>
        <w:r w:rsidR="00376E10">
          <w:rPr>
            <w:rFonts w:ascii="Times New Roman" w:eastAsiaTheme="minorEastAsia" w:hAnsi="Times New Roman" w:cs="Times New Roman"/>
          </w:rPr>
          <w:tab/>
        </w:r>
        <w:r w:rsidR="00376E10">
          <w:rPr>
            <w:rFonts w:ascii="Times New Roman" w:eastAsiaTheme="minorEastAsia" w:hAnsi="Times New Roman" w:cs="Times New Roman"/>
          </w:rPr>
          <w:tab/>
        </w:r>
        <w:r w:rsidR="00376E10">
          <w:rPr>
            <w:rFonts w:ascii="Times New Roman" w:eastAsiaTheme="minorEastAsia" w:hAnsi="Times New Roman" w:cs="Times New Roman"/>
          </w:rPr>
          <w:tab/>
        </w:r>
        <w:r w:rsidR="00376E10">
          <w:rPr>
            <w:rFonts w:ascii="Times New Roman" w:eastAsiaTheme="minorEastAsia" w:hAnsi="Times New Roman" w:cs="Times New Roman"/>
          </w:rPr>
          <w:tab/>
          <w:t>(2)</w:t>
        </w:r>
      </w:ins>
      <w:commentRangeEnd w:id="137"/>
      <w:ins w:id="182" w:author="Olin Kennedy" w:date="2023-03-29T09:26:00Z">
        <w:r w:rsidR="008C53A5">
          <w:rPr>
            <w:rStyle w:val="CommentReference"/>
          </w:rPr>
          <w:commentReference w:id="137"/>
        </w:r>
      </w:ins>
    </w:p>
    <w:p w14:paraId="77F4F731" w14:textId="77777777" w:rsidR="0004150A" w:rsidRPr="0004150A" w:rsidRDefault="0004150A" w:rsidP="0004150A">
      <w:pPr>
        <w:keepNext/>
        <w:spacing w:line="257" w:lineRule="auto"/>
        <w:rPr>
          <w:ins w:id="183" w:author="Olin Kennedy" w:date="2023-03-27T12:31:00Z"/>
          <w:rFonts w:ascii="Times New Roman" w:eastAsiaTheme="minorEastAsia" w:hAnsi="Times New Roman" w:cs="Times New Roman"/>
          <w:rPrChange w:id="184" w:author="Olin Kennedy" w:date="2023-03-27T12:31:00Z">
            <w:rPr>
              <w:ins w:id="185" w:author="Olin Kennedy" w:date="2023-03-27T12:31:00Z"/>
              <w:rFonts w:ascii="Cambria Math" w:hAnsi="Cambria Math" w:cs="Times New Roman"/>
              <w:i/>
            </w:rPr>
          </w:rPrChange>
        </w:rPr>
      </w:pPr>
    </w:p>
    <w:p w14:paraId="5D3AF764" w14:textId="5598F058" w:rsidR="00297AB9" w:rsidRDefault="00297AB9">
      <w:pPr>
        <w:keepNext/>
        <w:spacing w:line="257" w:lineRule="auto"/>
        <w:rPr>
          <w:ins w:id="186" w:author="Olin Kennedy" w:date="2023-03-27T12:55:00Z"/>
        </w:rPr>
        <w:pPrChange w:id="187" w:author="Olin Kennedy" w:date="2023-03-27T13:36:00Z">
          <w:pPr>
            <w:keepNext/>
            <w:spacing w:line="257" w:lineRule="auto"/>
            <w:jc w:val="center"/>
          </w:pPr>
        </w:pPrChange>
      </w:pPr>
      <w:ins w:id="188" w:author="Olin Kennedy" w:date="2023-03-27T12:51:00Z">
        <w:r>
          <w:rPr>
            <w:noProof/>
          </w:rPr>
          <w:drawing>
            <wp:inline distT="0" distB="0" distL="0" distR="0" wp14:anchorId="757FD82E" wp14:editId="6EE7F1FB">
              <wp:extent cx="2994660" cy="2849880"/>
              <wp:effectExtent l="0" t="0" r="15240" b="7620"/>
              <wp:docPr id="25" name="Chart 25">
                <a:extLst xmlns:a="http://schemas.openxmlformats.org/drawingml/2006/main">
                  <a:ext uri="{FF2B5EF4-FFF2-40B4-BE49-F238E27FC236}">
                    <a16:creationId xmlns:a16="http://schemas.microsoft.com/office/drawing/2014/main" id="{B04027FB-BD26-5906-C983-08C8A43E0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ins>
      <w:ins w:id="189" w:author="Olin Kennedy" w:date="2023-03-27T13:36:00Z">
        <w:r w:rsidR="005D0D4C">
          <w:rPr>
            <w:noProof/>
          </w:rPr>
          <w:drawing>
            <wp:inline distT="0" distB="0" distL="0" distR="0" wp14:anchorId="67493443" wp14:editId="4C22D23B">
              <wp:extent cx="2933700" cy="2857500"/>
              <wp:effectExtent l="0" t="0" r="0" b="0"/>
              <wp:docPr id="26" name="Chart 26">
                <a:extLst xmlns:a="http://schemas.openxmlformats.org/drawingml/2006/main">
                  <a:ext uri="{FF2B5EF4-FFF2-40B4-BE49-F238E27FC236}">
                    <a16:creationId xmlns:a16="http://schemas.microsoft.com/office/drawing/2014/main" id="{458E848D-11D8-4DB9-AFB8-CEC486E90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ins>
    </w:p>
    <w:p w14:paraId="6C87C7DC" w14:textId="0E895C3F" w:rsidR="0004150A" w:rsidRPr="0004150A" w:rsidRDefault="00297AB9">
      <w:pPr>
        <w:pStyle w:val="Caption"/>
        <w:jc w:val="center"/>
        <w:rPr>
          <w:ins w:id="190" w:author="Olin Kennedy" w:date="2023-03-27T12:29:00Z"/>
          <w:rFonts w:ascii="Times New Roman" w:eastAsiaTheme="minorEastAsia" w:hAnsi="Times New Roman" w:cs="Times New Roman"/>
          <w:rPrChange w:id="191" w:author="Olin Kennedy" w:date="2023-03-27T12:31:00Z">
            <w:rPr>
              <w:ins w:id="192" w:author="Olin Kennedy" w:date="2023-03-27T12:29:00Z"/>
              <w:rFonts w:ascii="Times New Roman" w:hAnsi="Times New Roman" w:cs="Times New Roman"/>
            </w:rPr>
          </w:rPrChange>
        </w:rPr>
        <w:pPrChange w:id="193" w:author="Olin Kennedy" w:date="2023-03-27T12:55:00Z">
          <w:pPr>
            <w:keepNext/>
            <w:spacing w:line="257" w:lineRule="auto"/>
            <w:jc w:val="center"/>
          </w:pPr>
        </w:pPrChange>
      </w:pPr>
      <w:ins w:id="194" w:author="Olin Kennedy" w:date="2023-03-27T12:55:00Z">
        <w:r>
          <w:t xml:space="preserve">Figure </w:t>
        </w:r>
        <w:r>
          <w:fldChar w:fldCharType="begin"/>
        </w:r>
        <w:r>
          <w:instrText xml:space="preserve"> SEQ Figure \* ARABIC </w:instrText>
        </w:r>
      </w:ins>
      <w:r>
        <w:fldChar w:fldCharType="separate"/>
      </w:r>
      <w:ins w:id="195" w:author="Olin Kennedy" w:date="2023-03-27T14:46:00Z">
        <w:r w:rsidR="00B87091">
          <w:rPr>
            <w:noProof/>
          </w:rPr>
          <w:t>6</w:t>
        </w:r>
      </w:ins>
      <w:ins w:id="196" w:author="Olin Kennedy" w:date="2023-03-27T12:55:00Z">
        <w:r>
          <w:fldChar w:fldCharType="end"/>
        </w:r>
      </w:ins>
    </w:p>
    <w:p w14:paraId="2A7E31B2" w14:textId="7078387C" w:rsidR="00D2555E" w:rsidRDefault="00D2555E" w:rsidP="2ED9072E">
      <w:pPr>
        <w:spacing w:line="257" w:lineRule="auto"/>
        <w:rPr>
          <w:ins w:id="197" w:author="Olin Kennedy" w:date="2023-03-27T13:44:00Z"/>
          <w:rFonts w:ascii="Times New Roman" w:eastAsia="Calibri" w:hAnsi="Times New Roman" w:cs="Times New Roman"/>
        </w:rPr>
      </w:pPr>
      <w:ins w:id="198" w:author="Olin Kennedy" w:date="2023-03-27T13:44:00Z">
        <w:r>
          <w:rPr>
            <w:rFonts w:ascii="Times New Roman" w:eastAsia="Calibri" w:hAnsi="Times New Roman" w:cs="Times New Roman"/>
          </w:rPr>
          <w:t xml:space="preserve">To create the data for Figure 5, the two introduced equations are used to create a table </w:t>
        </w:r>
      </w:ins>
      <w:ins w:id="199" w:author="Olin Kennedy" w:date="2023-03-27T13:45:00Z">
        <w:r>
          <w:rPr>
            <w:rFonts w:ascii="Times New Roman" w:eastAsia="Calibri" w:hAnsi="Times New Roman" w:cs="Times New Roman"/>
          </w:rPr>
          <w:t xml:space="preserve">where the  </w:t>
        </w:r>
      </w:ins>
      <m:oMath>
        <m:sSub>
          <m:sSubPr>
            <m:ctrlPr>
              <w:ins w:id="200" w:author="Olin Kennedy" w:date="2023-03-27T13:45:00Z">
                <w:rPr>
                  <w:rFonts w:ascii="Cambria Math" w:eastAsiaTheme="minorEastAsia" w:hAnsi="Cambria Math" w:cs="Times New Roman"/>
                  <w:i/>
                </w:rPr>
              </w:ins>
            </m:ctrlPr>
          </m:sSubPr>
          <m:e>
            <m:r>
              <w:ins w:id="201" w:author="Olin Kennedy" w:date="2023-03-27T13:45:00Z">
                <w:rPr>
                  <w:rFonts w:ascii="Cambria Math" w:eastAsiaTheme="minorEastAsia" w:hAnsi="Cambria Math" w:cs="Times New Roman"/>
                </w:rPr>
                <m:t>Prizes</m:t>
              </w:ins>
            </m:r>
          </m:e>
          <m:sub>
            <m:r>
              <w:ins w:id="202" w:author="Olin Kennedy" w:date="2023-03-27T13:45:00Z">
                <w:rPr>
                  <w:rFonts w:ascii="Cambria Math" w:eastAsiaTheme="minorEastAsia" w:hAnsi="Cambria Math" w:cs="Times New Roman"/>
                </w:rPr>
                <m:t>Starting</m:t>
              </w:ins>
            </m:r>
          </m:sub>
        </m:sSub>
      </m:oMath>
      <w:ins w:id="203" w:author="Olin Kennedy" w:date="2023-03-27T13:45:00Z">
        <w:r>
          <w:rPr>
            <w:rFonts w:ascii="Times New Roman" w:eastAsia="Calibri" w:hAnsi="Times New Roman" w:cs="Times New Roman"/>
          </w:rPr>
          <w:t xml:space="preserve"> or Aircraft on base is varied</w:t>
        </w:r>
        <w:r w:rsidR="00D926F0">
          <w:rPr>
            <w:rFonts w:ascii="Times New Roman" w:eastAsia="Calibri" w:hAnsi="Times New Roman" w:cs="Times New Roman"/>
          </w:rPr>
          <w:t>.  The number of gues</w:t>
        </w:r>
      </w:ins>
      <w:ins w:id="204" w:author="Olin Kennedy" w:date="2023-03-27T13:46:00Z">
        <w:r w:rsidR="00D926F0">
          <w:rPr>
            <w:rFonts w:ascii="Times New Roman" w:eastAsia="Calibri" w:hAnsi="Times New Roman" w:cs="Times New Roman"/>
          </w:rPr>
          <w:t xml:space="preserve">ses is linked to the number of prizes, signifying </w:t>
        </w:r>
      </w:ins>
      <w:ins w:id="205" w:author="Olin Kennedy" w:date="2023-03-27T13:47:00Z">
        <w:r w:rsidR="00D926F0">
          <w:rPr>
            <w:rFonts w:ascii="Times New Roman" w:eastAsia="Calibri" w:hAnsi="Times New Roman" w:cs="Times New Roman"/>
          </w:rPr>
          <w:t xml:space="preserve">different propensities to launch a given number of missiles at a given number of aircraft.  </w:t>
        </w:r>
      </w:ins>
    </w:p>
    <w:p w14:paraId="53789D8C" w14:textId="484FC299" w:rsidR="48965AF6" w:rsidDel="002A3BFA" w:rsidRDefault="000B4C32" w:rsidP="0004150A">
      <w:pPr>
        <w:spacing w:line="257" w:lineRule="auto"/>
        <w:rPr>
          <w:del w:id="206" w:author="Olin Kennedy" w:date="2023-03-27T12:04:00Z"/>
          <w:rFonts w:ascii="Times New Roman" w:eastAsia="Calibri" w:hAnsi="Times New Roman" w:cs="Times New Roman"/>
        </w:rPr>
      </w:pPr>
      <w:ins w:id="207" w:author="Olin Kennedy" w:date="2023-03-27T13:15:00Z">
        <w:r>
          <w:rPr>
            <w:rFonts w:ascii="Times New Roman" w:eastAsia="Calibri" w:hAnsi="Times New Roman" w:cs="Times New Roman"/>
          </w:rPr>
          <w:lastRenderedPageBreak/>
          <w:t xml:space="preserve">Figure 5 </w:t>
        </w:r>
      </w:ins>
      <w:ins w:id="208" w:author="Olin Kennedy" w:date="2023-03-27T13:48:00Z">
        <w:r w:rsidR="00D926F0">
          <w:rPr>
            <w:rFonts w:ascii="Times New Roman" w:eastAsia="Calibri" w:hAnsi="Times New Roman" w:cs="Times New Roman"/>
          </w:rPr>
          <w:t xml:space="preserve">left </w:t>
        </w:r>
      </w:ins>
      <w:ins w:id="209" w:author="Olin Kennedy" w:date="2023-03-27T13:15:00Z">
        <w:r>
          <w:rPr>
            <w:rFonts w:ascii="Times New Roman" w:eastAsia="Calibri" w:hAnsi="Times New Roman" w:cs="Times New Roman"/>
          </w:rPr>
          <w:t>shows the effect</w:t>
        </w:r>
      </w:ins>
      <w:ins w:id="210" w:author="Olin Kennedy" w:date="2023-03-27T13:16:00Z">
        <w:r>
          <w:rPr>
            <w:rFonts w:ascii="Times New Roman" w:eastAsia="Calibri" w:hAnsi="Times New Roman" w:cs="Times New Roman"/>
          </w:rPr>
          <w:t xml:space="preserve"> of varying the</w:t>
        </w:r>
      </w:ins>
      <w:ins w:id="211" w:author="Olin Kennedy" w:date="2023-03-27T13:17:00Z">
        <w:r>
          <w:rPr>
            <w:rFonts w:ascii="Times New Roman" w:eastAsia="Calibri" w:hAnsi="Times New Roman" w:cs="Times New Roman"/>
          </w:rPr>
          <w:t xml:space="preserve"> number of missiles (</w:t>
        </w:r>
        <w:proofErr w:type="gramStart"/>
        <w:r>
          <w:rPr>
            <w:rFonts w:ascii="Times New Roman" w:eastAsia="Calibri" w:hAnsi="Times New Roman" w:cs="Times New Roman"/>
          </w:rPr>
          <w:t>i.e.</w:t>
        </w:r>
        <w:proofErr w:type="gramEnd"/>
        <w:r>
          <w:rPr>
            <w:rFonts w:ascii="Times New Roman" w:eastAsia="Calibri" w:hAnsi="Times New Roman" w:cs="Times New Roman"/>
          </w:rPr>
          <w:t xml:space="preserve"> guesses) the enemy makes in a missile attack</w:t>
        </w:r>
      </w:ins>
      <w:ins w:id="212" w:author="Olin Kennedy" w:date="2023-03-27T13:19:00Z">
        <w:r>
          <w:rPr>
            <w:rFonts w:ascii="Times New Roman" w:eastAsia="Calibri" w:hAnsi="Times New Roman" w:cs="Times New Roman"/>
          </w:rPr>
          <w:t xml:space="preserve"> on the expected number of surviving aircraft</w:t>
        </w:r>
      </w:ins>
      <w:ins w:id="213" w:author="Olin Kennedy" w:date="2023-03-27T13:18:00Z">
        <w:r>
          <w:rPr>
            <w:rFonts w:ascii="Times New Roman" w:eastAsia="Calibri" w:hAnsi="Times New Roman" w:cs="Times New Roman"/>
          </w:rPr>
          <w:t xml:space="preserve"> according to t</w:t>
        </w:r>
      </w:ins>
      <w:ins w:id="214" w:author="Olin Kennedy" w:date="2023-03-27T13:19:00Z">
        <w:r>
          <w:rPr>
            <w:rFonts w:ascii="Times New Roman" w:eastAsia="Calibri" w:hAnsi="Times New Roman" w:cs="Times New Roman"/>
          </w:rPr>
          <w:t xml:space="preserve">he generalized equation above it.   </w:t>
        </w:r>
      </w:ins>
      <w:ins w:id="215" w:author="Olin Kennedy" w:date="2023-03-27T13:48:00Z">
        <w:r w:rsidR="00D926F0">
          <w:rPr>
            <w:rFonts w:ascii="Times New Roman" w:eastAsia="Calibri" w:hAnsi="Times New Roman" w:cs="Times New Roman"/>
          </w:rPr>
          <w:t>If one wished to maximize the air</w:t>
        </w:r>
      </w:ins>
      <w:ins w:id="216" w:author="Olin Kennedy" w:date="2023-03-27T13:49:00Z">
        <w:r w:rsidR="00D926F0">
          <w:rPr>
            <w:rFonts w:ascii="Times New Roman" w:eastAsia="Calibri" w:hAnsi="Times New Roman" w:cs="Times New Roman"/>
          </w:rPr>
          <w:t xml:space="preserve">craft available post-attack, then there would be value in inducing the enemy to fire fewer missiles.  Conversely, Figure 5 right shows that </w:t>
        </w:r>
      </w:ins>
      <w:ins w:id="217" w:author="Olin Kennedy" w:date="2023-03-27T13:51:00Z">
        <w:r w:rsidR="00D926F0">
          <w:rPr>
            <w:rFonts w:ascii="Times New Roman" w:eastAsia="Calibri" w:hAnsi="Times New Roman" w:cs="Times New Roman"/>
          </w:rPr>
          <w:t>additional missile misses (or missile wastage) are like</w:t>
        </w:r>
      </w:ins>
      <w:ins w:id="218" w:author="Olin Kennedy" w:date="2023-03-27T13:52:00Z">
        <w:r w:rsidR="00D926F0">
          <w:rPr>
            <w:rFonts w:ascii="Times New Roman" w:eastAsia="Calibri" w:hAnsi="Times New Roman" w:cs="Times New Roman"/>
          </w:rPr>
          <w:t>ly to occur if the enemy can be induced to fire more missiles than there are targets available.  What both sides of the figure have in common is that dimin</w:t>
        </w:r>
      </w:ins>
      <w:ins w:id="219" w:author="Olin Kennedy" w:date="2023-03-27T13:53:00Z">
        <w:r w:rsidR="00D926F0">
          <w:rPr>
            <w:rFonts w:ascii="Times New Roman" w:eastAsia="Calibri" w:hAnsi="Times New Roman" w:cs="Times New Roman"/>
          </w:rPr>
          <w:t xml:space="preserve">ishing returns are evident as one approaches the ½ ratio of aircraft to shells from the left side.  In other words, neither metric appears favorable past </w:t>
        </w:r>
      </w:ins>
      <w:ins w:id="220" w:author="Olin Kennedy" w:date="2023-03-27T13:54:00Z">
        <w:r w:rsidR="00D926F0">
          <w:rPr>
            <w:rFonts w:ascii="Times New Roman" w:eastAsia="Calibri" w:hAnsi="Times New Roman" w:cs="Times New Roman"/>
          </w:rPr>
          <w:t xml:space="preserve">16 aircraft on ground.  </w:t>
        </w:r>
      </w:ins>
      <w:del w:id="221" w:author="Olin Kennedy" w:date="2023-03-27T12:04:00Z">
        <w:r w:rsidR="23CAC586" w:rsidRPr="003D7846" w:rsidDel="00F37BAF">
          <w:rPr>
            <w:rFonts w:ascii="Times New Roman" w:eastAsia="Calibri" w:hAnsi="Times New Roman" w:cs="Times New Roman"/>
          </w:rPr>
          <w:delText xml:space="preserve">Additionally, under the aircraft = missiles assumption, one could potentially build back-up fuel capacity by placing fuel bladders underneath some of the shelters.  </w:delText>
        </w:r>
        <w:r w:rsidR="009002C3" w:rsidRPr="009002C3" w:rsidDel="00F37BAF">
          <w:rPr>
            <w:rFonts w:ascii="Times New Roman" w:eastAsia="Calibri" w:hAnsi="Times New Roman" w:cs="Times New Roman"/>
            <w:color w:val="FF0000"/>
          </w:rPr>
          <w:delText>These sure look like Normal distributions.</w:delText>
        </w:r>
      </w:del>
    </w:p>
    <w:p w14:paraId="57DB230D" w14:textId="77777777" w:rsidR="002A3BFA" w:rsidRDefault="002A3BFA" w:rsidP="2ED9072E">
      <w:pPr>
        <w:spacing w:line="257" w:lineRule="auto"/>
        <w:rPr>
          <w:ins w:id="222" w:author="Olin Kennedy" w:date="2023-03-27T13:28:00Z"/>
          <w:rFonts w:ascii="Times New Roman" w:eastAsia="Calibri" w:hAnsi="Times New Roman" w:cs="Times New Roman"/>
        </w:rPr>
      </w:pPr>
    </w:p>
    <w:p w14:paraId="755234E5" w14:textId="2EDFD46C" w:rsidR="0020656C" w:rsidRPr="00B879F0" w:rsidDel="00F37BAF" w:rsidRDefault="00B879F0">
      <w:pPr>
        <w:keepNext/>
        <w:spacing w:line="257" w:lineRule="auto"/>
        <w:rPr>
          <w:del w:id="223" w:author="Olin Kennedy" w:date="2023-03-27T12:04:00Z"/>
          <w:rFonts w:ascii="Times New Roman" w:eastAsia="Calibri" w:hAnsi="Times New Roman" w:cs="Times New Roman"/>
          <w:rPrChange w:id="224" w:author="Olin Kennedy" w:date="2023-03-27T14:02:00Z">
            <w:rPr>
              <w:del w:id="225" w:author="Olin Kennedy" w:date="2023-03-27T12:04:00Z"/>
              <w:rFonts w:ascii="Times New Roman" w:hAnsi="Times New Roman" w:cs="Times New Roman"/>
            </w:rPr>
          </w:rPrChange>
        </w:rPr>
        <w:pPrChange w:id="226" w:author="Olin Kennedy" w:date="2023-03-27T12:04:00Z">
          <w:pPr>
            <w:keepNext/>
            <w:spacing w:line="257" w:lineRule="auto"/>
            <w:jc w:val="center"/>
          </w:pPr>
        </w:pPrChange>
      </w:pPr>
      <w:ins w:id="227" w:author="Olin Kennedy" w:date="2023-03-27T14:00:00Z">
        <w:r>
          <w:rPr>
            <w:rFonts w:ascii="Times New Roman" w:eastAsia="Calibri" w:hAnsi="Times New Roman" w:cs="Times New Roman"/>
          </w:rPr>
          <w:t>There appears to be something interesting worth investigating in inducing error i</w:t>
        </w:r>
      </w:ins>
      <w:ins w:id="228" w:author="Olin Kennedy" w:date="2023-03-27T14:01:00Z">
        <w:r>
          <w:rPr>
            <w:rFonts w:ascii="Times New Roman" w:eastAsia="Calibri" w:hAnsi="Times New Roman" w:cs="Times New Roman"/>
          </w:rPr>
          <w:t>f we presume that the missiles are dear to the enemy and that the enemy can be induced into making either a high-side or low-side error</w:t>
        </w:r>
      </w:ins>
      <w:ins w:id="229" w:author="Olin Kennedy" w:date="2023-03-27T14:02:00Z">
        <w:r>
          <w:rPr>
            <w:rFonts w:ascii="Times New Roman" w:eastAsia="Calibri" w:hAnsi="Times New Roman" w:cs="Times New Roman"/>
          </w:rPr>
          <w:t xml:space="preserve"> in the number of missiles he uses in an attack to destroy aircraft on the ground.  To investigate this, </w:t>
        </w:r>
      </w:ins>
      <w:del w:id="230" w:author="Olin Kennedy" w:date="2023-03-27T12:04:00Z">
        <w:r w:rsidR="71EA8AC3" w:rsidRPr="003D7846" w:rsidDel="00F37BAF">
          <w:rPr>
            <w:rFonts w:ascii="Times New Roman" w:hAnsi="Times New Roman" w:cs="Times New Roman"/>
            <w:noProof/>
          </w:rPr>
          <w:drawing>
            <wp:inline distT="0" distB="0" distL="0" distR="0" wp14:anchorId="61E4CF70" wp14:editId="05EDB61D">
              <wp:extent cx="4572000" cy="2238375"/>
              <wp:effectExtent l="0" t="0" r="0" b="0"/>
              <wp:docPr id="2029701257" name="Picture 202970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del>
    </w:p>
    <w:p w14:paraId="67D1AF43" w14:textId="6CCE11EB" w:rsidR="48965AF6" w:rsidRPr="003D7846" w:rsidDel="00F37BAF" w:rsidRDefault="0020656C">
      <w:pPr>
        <w:pStyle w:val="Caption"/>
        <w:rPr>
          <w:del w:id="231" w:author="Olin Kennedy" w:date="2023-03-27T12:04:00Z"/>
          <w:rFonts w:ascii="Times New Roman" w:hAnsi="Times New Roman" w:cs="Times New Roman"/>
        </w:rPr>
        <w:pPrChange w:id="232" w:author="Olin Kennedy" w:date="2023-03-27T12:04:00Z">
          <w:pPr>
            <w:pStyle w:val="Caption"/>
            <w:jc w:val="center"/>
          </w:pPr>
        </w:pPrChange>
      </w:pPr>
      <w:del w:id="233" w:author="Olin Kennedy" w:date="2023-03-27T12:04:00Z">
        <w:r w:rsidRPr="003D7846" w:rsidDel="00F37BAF">
          <w:rPr>
            <w:rFonts w:ascii="Times New Roman" w:hAnsi="Times New Roman" w:cs="Times New Roman"/>
          </w:rPr>
          <w:delText xml:space="preserve">Figure </w:delText>
        </w:r>
        <w:r w:rsidR="00B371AD" w:rsidRPr="003D7846" w:rsidDel="00F37BAF">
          <w:rPr>
            <w:rFonts w:ascii="Times New Roman" w:hAnsi="Times New Roman" w:cs="Times New Roman"/>
            <w:i w:val="0"/>
            <w:iCs w:val="0"/>
          </w:rPr>
          <w:fldChar w:fldCharType="begin"/>
        </w:r>
        <w:r w:rsidR="00B371AD" w:rsidRPr="003D7846" w:rsidDel="00F37BAF">
          <w:rPr>
            <w:rFonts w:ascii="Times New Roman" w:hAnsi="Times New Roman" w:cs="Times New Roman"/>
          </w:rPr>
          <w:delInstrText xml:space="preserve"> SEQ Figure \* ARABIC </w:delInstrText>
        </w:r>
        <w:r w:rsidR="00B371AD" w:rsidRPr="003D7846" w:rsidDel="00F37BAF">
          <w:rPr>
            <w:rFonts w:ascii="Times New Roman" w:hAnsi="Times New Roman" w:cs="Times New Roman"/>
            <w:i w:val="0"/>
            <w:iCs w:val="0"/>
          </w:rPr>
          <w:fldChar w:fldCharType="separate"/>
        </w:r>
        <w:r w:rsidR="00A9363E" w:rsidRPr="003D7846" w:rsidDel="00F37BAF">
          <w:rPr>
            <w:rFonts w:ascii="Times New Roman" w:hAnsi="Times New Roman" w:cs="Times New Roman"/>
            <w:noProof/>
          </w:rPr>
          <w:delText>5</w:delText>
        </w:r>
        <w:r w:rsidR="00B371AD" w:rsidRPr="003D7846" w:rsidDel="00F37BAF">
          <w:rPr>
            <w:rFonts w:ascii="Times New Roman" w:hAnsi="Times New Roman" w:cs="Times New Roman"/>
            <w:i w:val="0"/>
            <w:iCs w:val="0"/>
            <w:noProof/>
          </w:rPr>
          <w:fldChar w:fldCharType="end"/>
        </w:r>
      </w:del>
    </w:p>
    <w:p w14:paraId="75F3A4C3" w14:textId="178F9E20" w:rsidR="48965AF6" w:rsidRPr="003D7846" w:rsidDel="000B4C32" w:rsidRDefault="23CAC586">
      <w:pPr>
        <w:spacing w:line="257" w:lineRule="auto"/>
        <w:rPr>
          <w:del w:id="234" w:author="Olin Kennedy" w:date="2023-03-27T13:19:00Z"/>
          <w:rFonts w:ascii="Times New Roman" w:hAnsi="Times New Roman" w:cs="Times New Roman"/>
        </w:rPr>
        <w:pPrChange w:id="235" w:author="Olin Kennedy" w:date="2023-03-27T12:04:00Z">
          <w:pPr>
            <w:spacing w:line="257" w:lineRule="auto"/>
            <w:jc w:val="center"/>
          </w:pPr>
        </w:pPrChange>
      </w:pPr>
      <w:del w:id="236" w:author="Olin Kennedy" w:date="2023-03-27T12:04:00Z">
        <w:r w:rsidRPr="003D7846" w:rsidDel="00F37BAF">
          <w:rPr>
            <w:rFonts w:ascii="Times New Roman" w:eastAsia="Calibri" w:hAnsi="Times New Roman" w:cs="Times New Roman"/>
          </w:rPr>
          <w:delText xml:space="preserve"> </w:delText>
        </w:r>
      </w:del>
    </w:p>
    <w:p w14:paraId="11E1A4E2" w14:textId="1E222771" w:rsidR="48965AF6" w:rsidRPr="003D7846" w:rsidRDefault="0020656C" w:rsidP="2ED9072E">
      <w:pPr>
        <w:spacing w:line="257" w:lineRule="auto"/>
        <w:rPr>
          <w:rFonts w:ascii="Times New Roman" w:eastAsia="Calibri" w:hAnsi="Times New Roman" w:cs="Times New Roman"/>
        </w:rPr>
      </w:pPr>
      <w:del w:id="237" w:author="Olin Kennedy" w:date="2023-03-27T14:02:00Z">
        <w:r w:rsidRPr="003D7846" w:rsidDel="00B879F0">
          <w:rPr>
            <w:rFonts w:ascii="Times New Roman" w:eastAsia="Calibri" w:hAnsi="Times New Roman" w:cs="Times New Roman"/>
          </w:rPr>
          <w:delText>Given the more interesting results from the 2</w:delText>
        </w:r>
        <w:r w:rsidRPr="003D7846" w:rsidDel="00B879F0">
          <w:rPr>
            <w:rFonts w:ascii="Times New Roman" w:eastAsia="Calibri" w:hAnsi="Times New Roman" w:cs="Times New Roman"/>
            <w:vertAlign w:val="superscript"/>
          </w:rPr>
          <w:delText>nd</w:delText>
        </w:r>
        <w:r w:rsidRPr="003D7846" w:rsidDel="00B879F0">
          <w:rPr>
            <w:rFonts w:ascii="Times New Roman" w:eastAsia="Calibri" w:hAnsi="Times New Roman" w:cs="Times New Roman"/>
          </w:rPr>
          <w:delText xml:space="preserve"> iteration of the model run, </w:delText>
        </w:r>
      </w:del>
      <w:r w:rsidR="009002C3">
        <w:rPr>
          <w:rFonts w:ascii="Times New Roman" w:eastAsia="Calibri" w:hAnsi="Times New Roman" w:cs="Times New Roman"/>
        </w:rPr>
        <w:t xml:space="preserve">we made </w:t>
      </w:r>
      <w:r w:rsidRPr="003D7846">
        <w:rPr>
          <w:rFonts w:ascii="Times New Roman" w:eastAsia="Calibri" w:hAnsi="Times New Roman" w:cs="Times New Roman"/>
        </w:rPr>
        <w:t xml:space="preserve">further additions to the </w:t>
      </w:r>
      <w:r w:rsidR="00A9363E" w:rsidRPr="003D7846">
        <w:rPr>
          <w:rFonts w:ascii="Times New Roman" w:eastAsia="Calibri" w:hAnsi="Times New Roman" w:cs="Times New Roman"/>
        </w:rPr>
        <w:t>M</w:t>
      </w:r>
      <w:r w:rsidRPr="003D7846">
        <w:rPr>
          <w:rFonts w:ascii="Times New Roman" w:eastAsia="Calibri" w:hAnsi="Times New Roman" w:cs="Times New Roman"/>
        </w:rPr>
        <w:t xml:space="preserve">onte </w:t>
      </w:r>
      <w:r w:rsidR="00A9363E" w:rsidRPr="003D7846">
        <w:rPr>
          <w:rFonts w:ascii="Times New Roman" w:eastAsia="Calibri" w:hAnsi="Times New Roman" w:cs="Times New Roman"/>
        </w:rPr>
        <w:t>C</w:t>
      </w:r>
      <w:r w:rsidRPr="003D7846">
        <w:rPr>
          <w:rFonts w:ascii="Times New Roman" w:eastAsia="Calibri" w:hAnsi="Times New Roman" w:cs="Times New Roman"/>
        </w:rPr>
        <w:t xml:space="preserve">arlo model.  </w:t>
      </w:r>
      <w:r w:rsidR="23CAC586" w:rsidRPr="003D7846">
        <w:rPr>
          <w:rFonts w:ascii="Times New Roman" w:eastAsia="Calibri" w:hAnsi="Times New Roman" w:cs="Times New Roman"/>
        </w:rPr>
        <w:t>For the third iteration of this experiment</w:t>
      </w:r>
      <w:r w:rsidR="41F6B4D2" w:rsidRPr="003D7846">
        <w:rPr>
          <w:rFonts w:ascii="Times New Roman" w:eastAsia="Calibri" w:hAnsi="Times New Roman" w:cs="Times New Roman"/>
        </w:rPr>
        <w:t xml:space="preserve">, we embellish the </w:t>
      </w:r>
      <w:r w:rsidR="2C8DA56A" w:rsidRPr="003D7846">
        <w:rPr>
          <w:rFonts w:ascii="Times New Roman" w:eastAsia="Calibri" w:hAnsi="Times New Roman" w:cs="Times New Roman"/>
        </w:rPr>
        <w:t xml:space="preserve">model with a friendly strategy to encourage uncertainty and then model the </w:t>
      </w:r>
      <w:r w:rsidR="00A9363E" w:rsidRPr="003D7846">
        <w:rPr>
          <w:rFonts w:ascii="Times New Roman" w:eastAsia="Calibri" w:hAnsi="Times New Roman" w:cs="Times New Roman"/>
        </w:rPr>
        <w:t>enemy’s</w:t>
      </w:r>
      <w:r w:rsidR="2C8DA56A" w:rsidRPr="003D7846">
        <w:rPr>
          <w:rFonts w:ascii="Times New Roman" w:eastAsia="Calibri" w:hAnsi="Times New Roman" w:cs="Times New Roman"/>
        </w:rPr>
        <w:t xml:space="preserve"> uncertainty</w:t>
      </w:r>
      <w:r w:rsidR="146A78C8" w:rsidRPr="003D7846">
        <w:rPr>
          <w:rFonts w:ascii="Times New Roman" w:eastAsia="Calibri" w:hAnsi="Times New Roman" w:cs="Times New Roman"/>
        </w:rPr>
        <w:t xml:space="preserve"> of successfully guessing the number of aircraft located at the airfield.  </w:t>
      </w:r>
      <w:r w:rsidRPr="003D7846">
        <w:rPr>
          <w:rFonts w:ascii="Times New Roman" w:eastAsia="Calibri" w:hAnsi="Times New Roman" w:cs="Times New Roman"/>
        </w:rPr>
        <w:t xml:space="preserve">Now </w:t>
      </w:r>
      <w:r w:rsidR="00A9363E" w:rsidRPr="003D7846">
        <w:rPr>
          <w:rFonts w:ascii="Times New Roman" w:eastAsia="Calibri" w:hAnsi="Times New Roman" w:cs="Times New Roman"/>
          <w:i/>
          <w:iCs/>
        </w:rPr>
        <w:t>P</w:t>
      </w:r>
      <w:r w:rsidRPr="003D7846">
        <w:rPr>
          <w:rFonts w:ascii="Times New Roman" w:eastAsia="Calibri" w:hAnsi="Times New Roman" w:cs="Times New Roman"/>
        </w:rPr>
        <w:t xml:space="preserve"> and </w:t>
      </w:r>
      <w:r w:rsidR="00A9363E" w:rsidRPr="003D7846">
        <w:rPr>
          <w:rFonts w:ascii="Times New Roman" w:eastAsia="Calibri" w:hAnsi="Times New Roman" w:cs="Times New Roman"/>
          <w:i/>
          <w:iCs/>
        </w:rPr>
        <w:t>G</w:t>
      </w:r>
      <w:r w:rsidRPr="003D7846">
        <w:rPr>
          <w:rFonts w:ascii="Times New Roman" w:eastAsia="Calibri" w:hAnsi="Times New Roman" w:cs="Times New Roman"/>
        </w:rPr>
        <w:t xml:space="preserve"> are both derived from a probability distribution and we drop </w:t>
      </w:r>
      <w:del w:id="238" w:author="Olin Kennedy" w:date="2023-03-27T13:59:00Z">
        <w:r w:rsidRPr="003D7846" w:rsidDel="00B879F0">
          <w:rPr>
            <w:rFonts w:ascii="Times New Roman" w:eastAsia="Calibri" w:hAnsi="Times New Roman" w:cs="Times New Roman"/>
          </w:rPr>
          <w:delText xml:space="preserve">the full enumeration of </w:delText>
        </w:r>
        <w:r w:rsidR="00A9363E" w:rsidRPr="003D7846" w:rsidDel="00B879F0">
          <w:rPr>
            <w:rFonts w:ascii="Times New Roman" w:eastAsia="Calibri" w:hAnsi="Times New Roman" w:cs="Times New Roman"/>
            <w:i/>
            <w:iCs/>
          </w:rPr>
          <w:delText>P</w:delText>
        </w:r>
      </w:del>
      <w:del w:id="239" w:author="Olin Kennedy" w:date="2023-03-27T12:04:00Z">
        <w:r w:rsidRPr="003D7846" w:rsidDel="00F37BAF">
          <w:rPr>
            <w:rFonts w:ascii="Times New Roman" w:eastAsia="Calibri" w:hAnsi="Times New Roman" w:cs="Times New Roman"/>
          </w:rPr>
          <w:delText>,</w:delText>
        </w:r>
      </w:del>
      <w:del w:id="240" w:author="Olin Kennedy" w:date="2023-03-27T13:59:00Z">
        <w:r w:rsidRPr="003D7846" w:rsidDel="00B879F0">
          <w:rPr>
            <w:rFonts w:ascii="Times New Roman" w:eastAsia="Calibri" w:hAnsi="Times New Roman" w:cs="Times New Roman"/>
          </w:rPr>
          <w:delText xml:space="preserve"> </w:delText>
        </w:r>
        <w:r w:rsidR="00A9363E" w:rsidRPr="003D7846" w:rsidDel="00B879F0">
          <w:rPr>
            <w:rFonts w:ascii="Times New Roman" w:eastAsia="Calibri" w:hAnsi="Times New Roman" w:cs="Times New Roman"/>
            <w:i/>
            <w:iCs/>
          </w:rPr>
          <w:delText>G</w:delText>
        </w:r>
      </w:del>
      <w:ins w:id="241" w:author="Olin Kennedy" w:date="2023-03-27T13:59:00Z">
        <w:r w:rsidR="00B879F0">
          <w:rPr>
            <w:rFonts w:ascii="Times New Roman" w:eastAsia="Calibri" w:hAnsi="Times New Roman" w:cs="Times New Roman"/>
          </w:rPr>
          <w:t>their prior full enumeration</w:t>
        </w:r>
      </w:ins>
      <w:ins w:id="242" w:author="Olin Kennedy" w:date="2023-03-27T12:04:00Z">
        <w:r w:rsidR="00F37BAF">
          <w:rPr>
            <w:rFonts w:ascii="Times New Roman" w:eastAsia="Calibri" w:hAnsi="Times New Roman" w:cs="Times New Roman"/>
          </w:rPr>
          <w:t>.</w:t>
        </w:r>
      </w:ins>
      <w:del w:id="243" w:author="Olin Kennedy" w:date="2023-03-27T12:04:00Z">
        <w:r w:rsidRPr="003D7846" w:rsidDel="00F37BAF">
          <w:rPr>
            <w:rFonts w:ascii="Times New Roman" w:eastAsia="Calibri" w:hAnsi="Times New Roman" w:cs="Times New Roman"/>
          </w:rPr>
          <w:delText xml:space="preserve">, and </w:delText>
        </w:r>
        <w:r w:rsidR="00A9363E" w:rsidRPr="003D7846" w:rsidDel="00F37BAF">
          <w:rPr>
            <w:rFonts w:ascii="Times New Roman" w:eastAsia="Calibri" w:hAnsi="Times New Roman" w:cs="Times New Roman"/>
            <w:i/>
            <w:iCs/>
          </w:rPr>
          <w:delText>F</w:delText>
        </w:r>
        <w:r w:rsidRPr="003D7846" w:rsidDel="00F37BAF">
          <w:rPr>
            <w:rFonts w:ascii="Times New Roman" w:eastAsia="Calibri" w:hAnsi="Times New Roman" w:cs="Times New Roman"/>
          </w:rPr>
          <w:delText xml:space="preserve">.  </w:delText>
        </w:r>
        <w:r w:rsidRPr="009002C3" w:rsidDel="00F37BAF">
          <w:rPr>
            <w:rFonts w:ascii="Times New Roman" w:eastAsia="Calibri" w:hAnsi="Times New Roman" w:cs="Times New Roman"/>
            <w:color w:val="FF0000"/>
          </w:rPr>
          <w:delText xml:space="preserve">Also, we drop </w:delText>
        </w:r>
        <w:r w:rsidR="00A9363E" w:rsidRPr="009002C3" w:rsidDel="00F37BAF">
          <w:rPr>
            <w:rFonts w:ascii="Times New Roman" w:eastAsia="Calibri" w:hAnsi="Times New Roman" w:cs="Times New Roman"/>
            <w:i/>
            <w:iCs/>
            <w:color w:val="FF0000"/>
          </w:rPr>
          <w:delText>F</w:delText>
        </w:r>
        <w:r w:rsidRPr="009002C3" w:rsidDel="00F37BAF">
          <w:rPr>
            <w:rFonts w:ascii="Times New Roman" w:eastAsia="Calibri" w:hAnsi="Times New Roman" w:cs="Times New Roman"/>
            <w:color w:val="FF0000"/>
          </w:rPr>
          <w:delText xml:space="preserve"> from the model</w:delText>
        </w:r>
        <w:r w:rsidR="009002C3" w:rsidRPr="009002C3" w:rsidDel="00F37BAF">
          <w:rPr>
            <w:rFonts w:ascii="Times New Roman" w:eastAsia="Calibri" w:hAnsi="Times New Roman" w:cs="Times New Roman"/>
            <w:color w:val="FF0000"/>
          </w:rPr>
          <w:delText xml:space="preserve">—never </w:delText>
        </w:r>
        <w:r w:rsidR="009002C3" w:rsidDel="00F37BAF">
          <w:rPr>
            <w:rFonts w:ascii="Times New Roman" w:eastAsia="Calibri" w:hAnsi="Times New Roman" w:cs="Times New Roman"/>
            <w:color w:val="FF0000"/>
          </w:rPr>
          <w:delText>saw</w:delText>
        </w:r>
        <w:r w:rsidR="009002C3" w:rsidRPr="009002C3" w:rsidDel="00F37BAF">
          <w:rPr>
            <w:rFonts w:ascii="Times New Roman" w:eastAsia="Calibri" w:hAnsi="Times New Roman" w:cs="Times New Roman"/>
            <w:color w:val="FF0000"/>
          </w:rPr>
          <w:delText xml:space="preserve"> F </w:delText>
        </w:r>
        <w:r w:rsidR="009002C3" w:rsidDel="00F37BAF">
          <w:rPr>
            <w:rFonts w:ascii="Times New Roman" w:eastAsia="Calibri" w:hAnsi="Times New Roman" w:cs="Times New Roman"/>
            <w:color w:val="FF0000"/>
          </w:rPr>
          <w:delText xml:space="preserve">defined or </w:delText>
        </w:r>
        <w:r w:rsidR="009002C3" w:rsidRPr="009002C3" w:rsidDel="00F37BAF">
          <w:rPr>
            <w:rFonts w:ascii="Times New Roman" w:eastAsia="Calibri" w:hAnsi="Times New Roman" w:cs="Times New Roman"/>
            <w:color w:val="FF0000"/>
          </w:rPr>
          <w:delText>in the model before!</w:delText>
        </w:r>
        <w:r w:rsidRPr="003D7846" w:rsidDel="00F37BAF">
          <w:rPr>
            <w:rFonts w:ascii="Times New Roman" w:eastAsia="Calibri" w:hAnsi="Times New Roman" w:cs="Times New Roman"/>
          </w:rPr>
          <w:delText>.</w:delText>
        </w:r>
      </w:del>
    </w:p>
    <w:p w14:paraId="4DD908CE" w14:textId="287877F8" w:rsidR="00CC2BE7" w:rsidRPr="003D7846" w:rsidRDefault="00CC2BE7" w:rsidP="2ED9072E">
      <w:pPr>
        <w:spacing w:line="257" w:lineRule="auto"/>
        <w:rPr>
          <w:rFonts w:ascii="Times New Roman" w:eastAsia="Calibri" w:hAnsi="Times New Roman" w:cs="Times New Roman"/>
        </w:rPr>
      </w:pPr>
      <w:r w:rsidRPr="003D7846">
        <w:rPr>
          <w:rFonts w:ascii="Times New Roman" w:eastAsia="Calibri" w:hAnsi="Times New Roman" w:cs="Times New Roman"/>
        </w:rPr>
        <w:t>The third iteration runs in the following steps:</w:t>
      </w:r>
    </w:p>
    <w:p w14:paraId="309F2FB9" w14:textId="1C73F9F4" w:rsidR="00CC2BE7" w:rsidRPr="003D7846" w:rsidRDefault="00CC2BE7" w:rsidP="00CC2BE7">
      <w:pPr>
        <w:pStyle w:val="ListParagraph"/>
        <w:numPr>
          <w:ilvl w:val="0"/>
          <w:numId w:val="4"/>
        </w:numPr>
        <w:spacing w:line="257" w:lineRule="auto"/>
        <w:rPr>
          <w:rFonts w:ascii="Times New Roman" w:hAnsi="Times New Roman" w:cs="Times New Roman"/>
        </w:rPr>
      </w:pPr>
      <w:r w:rsidRPr="003D7846">
        <w:rPr>
          <w:rFonts w:ascii="Times New Roman" w:hAnsi="Times New Roman" w:cs="Times New Roman"/>
        </w:rPr>
        <w:t>The friendly side sets the number of aircraft at that base according to a uniform distribution.</w:t>
      </w:r>
    </w:p>
    <w:p w14:paraId="2848C388" w14:textId="17C56707" w:rsidR="00CC2BE7" w:rsidRPr="003D7846" w:rsidRDefault="00CC2BE7" w:rsidP="00CC2BE7">
      <w:pPr>
        <w:pStyle w:val="ListParagraph"/>
        <w:numPr>
          <w:ilvl w:val="0"/>
          <w:numId w:val="4"/>
        </w:numPr>
        <w:spacing w:line="257" w:lineRule="auto"/>
        <w:rPr>
          <w:rFonts w:ascii="Times New Roman" w:hAnsi="Times New Roman" w:cs="Times New Roman"/>
        </w:rPr>
      </w:pPr>
      <w:r w:rsidRPr="003D7846">
        <w:rPr>
          <w:rFonts w:ascii="Times New Roman" w:hAnsi="Times New Roman" w:cs="Times New Roman"/>
        </w:rPr>
        <w:t>The enemy side collects intelligence to estimate the number of aircraft and their location on the airfield for targeting.</w:t>
      </w:r>
      <w:r w:rsidR="008664F5" w:rsidRPr="003D7846">
        <w:rPr>
          <w:rFonts w:ascii="Times New Roman" w:hAnsi="Times New Roman" w:cs="Times New Roman"/>
        </w:rPr>
        <w:t xml:space="preserve">  The equation that governs this step is:</w:t>
      </w:r>
    </w:p>
    <w:p w14:paraId="0B0E3EBA" w14:textId="77777777" w:rsidR="00B92F54" w:rsidRPr="003D7846" w:rsidRDefault="00B92F54" w:rsidP="006413FC">
      <w:pPr>
        <w:pStyle w:val="ListParagraph"/>
        <w:spacing w:line="257" w:lineRule="auto"/>
        <w:jc w:val="center"/>
        <w:rPr>
          <w:rFonts w:ascii="Times New Roman" w:hAnsi="Times New Roman" w:cs="Times New Roman"/>
        </w:rPr>
      </w:pPr>
    </w:p>
    <w:p w14:paraId="3DA33E37" w14:textId="3C892E7A" w:rsidR="008664F5" w:rsidRPr="003D7846" w:rsidRDefault="008664F5" w:rsidP="006413FC">
      <w:pPr>
        <w:pStyle w:val="ListParagraph"/>
        <w:spacing w:line="257" w:lineRule="auto"/>
        <w:jc w:val="center"/>
        <w:rPr>
          <w:rFonts w:ascii="Times New Roman" w:eastAsiaTheme="minorEastAsia" w:hAnsi="Times New Roman" w:cs="Times New Roman"/>
        </w:rPr>
      </w:pPr>
      <m:oMathPara>
        <m:oMathParaPr>
          <m:jc m:val="left"/>
        </m:oMathParaPr>
        <m:oMath>
          <m:r>
            <w:rPr>
              <w:rFonts w:ascii="Cambria Math" w:hAnsi="Cambria Math" w:cs="Times New Roman"/>
            </w:rPr>
            <m:t>Red Guess=Blue Aircraft(rand())+Modifier(rand())</m:t>
          </m:r>
        </m:oMath>
      </m:oMathPara>
    </w:p>
    <w:p w14:paraId="75C8CE0B" w14:textId="77777777" w:rsidR="00B92F54" w:rsidRPr="003D7846" w:rsidRDefault="00B92F54" w:rsidP="006413FC">
      <w:pPr>
        <w:pStyle w:val="ListParagraph"/>
        <w:spacing w:line="257" w:lineRule="auto"/>
        <w:jc w:val="center"/>
        <w:rPr>
          <w:rFonts w:ascii="Times New Roman" w:eastAsiaTheme="minorEastAsia" w:hAnsi="Times New Roman" w:cs="Times New Roman"/>
        </w:rPr>
      </w:pPr>
    </w:p>
    <w:p w14:paraId="497E4820" w14:textId="33956007" w:rsidR="008664F5" w:rsidRPr="003D7846" w:rsidRDefault="008664F5" w:rsidP="006413FC">
      <w:pPr>
        <w:pStyle w:val="ListParagraph"/>
        <w:spacing w:line="257" w:lineRule="auto"/>
        <w:jc w:val="center"/>
        <w:rPr>
          <w:rFonts w:ascii="Times New Roman" w:eastAsiaTheme="minorEastAsia" w:hAnsi="Times New Roman" w:cs="Times New Roman"/>
        </w:rPr>
      </w:pPr>
      <m:oMathPara>
        <m:oMathParaPr>
          <m:jc m:val="left"/>
        </m:oMathParaPr>
        <m:oMath>
          <m:r>
            <w:rPr>
              <w:rFonts w:ascii="Cambria Math" w:hAnsi="Cambria Math" w:cs="Times New Roman"/>
            </w:rPr>
            <m:t>where</m:t>
          </m:r>
        </m:oMath>
      </m:oMathPara>
    </w:p>
    <w:p w14:paraId="0491B2E8" w14:textId="77777777" w:rsidR="00B92F54" w:rsidRPr="003D7846" w:rsidRDefault="00B92F54" w:rsidP="006413FC">
      <w:pPr>
        <w:pStyle w:val="ListParagraph"/>
        <w:spacing w:line="257" w:lineRule="auto"/>
        <w:jc w:val="center"/>
        <w:rPr>
          <w:rFonts w:ascii="Times New Roman" w:eastAsiaTheme="minorEastAsia" w:hAnsi="Times New Roman" w:cs="Times New Roman"/>
        </w:rPr>
      </w:pPr>
    </w:p>
    <w:p w14:paraId="5C3B8E03" w14:textId="440CAB86" w:rsidR="008664F5" w:rsidRPr="003D7846" w:rsidRDefault="008664F5" w:rsidP="006413FC">
      <w:pPr>
        <w:pStyle w:val="ListParagraph"/>
        <w:spacing w:line="257"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rand()=a random number between 0 and 1</m:t>
          </m:r>
        </m:oMath>
      </m:oMathPara>
    </w:p>
    <w:p w14:paraId="52F24A2C" w14:textId="44F3AEDE" w:rsidR="008664F5" w:rsidRPr="003D7846" w:rsidRDefault="008664F5" w:rsidP="006413FC">
      <w:pPr>
        <w:pStyle w:val="ListParagraph"/>
        <w:spacing w:line="257"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Blue Aircraft=a pdf that determines the number of aircraft at the airfield</m:t>
          </m:r>
        </m:oMath>
      </m:oMathPara>
    </w:p>
    <w:p w14:paraId="6A1C7505" w14:textId="4005BFF1" w:rsidR="00B92F54" w:rsidRPr="003D7846" w:rsidRDefault="00B92F54" w:rsidP="006413FC">
      <w:pPr>
        <w:pStyle w:val="ListParagraph"/>
        <w:spacing w:line="257"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Modifier=a pdf that determines the overall </m:t>
          </m:r>
          <m:r>
            <w:del w:id="244" w:author="Olin Kennedy" w:date="2023-03-27T13:55:00Z">
              <w:rPr>
                <w:rFonts w:ascii="Cambria Math" w:eastAsiaTheme="minorEastAsia" w:hAnsi="Cambria Math" w:cs="Times New Roman"/>
              </w:rPr>
              <m:t>accuracy</m:t>
            </w:del>
          </m:r>
          <m:r>
            <w:ins w:id="245" w:author="Olin Kennedy" w:date="2023-03-27T13:55:00Z">
              <w:rPr>
                <w:rFonts w:ascii="Cambria Math" w:eastAsiaTheme="minorEastAsia" w:hAnsi="Cambria Math" w:cs="Times New Roman"/>
              </w:rPr>
              <m:t>precision</m:t>
            </w:ins>
          </m:r>
          <m:r>
            <w:rPr>
              <w:rFonts w:ascii="Cambria Math" w:eastAsiaTheme="minorEastAsia" w:hAnsi="Cambria Math" w:cs="Times New Roman"/>
            </w:rPr>
            <m:t xml:space="preserve"> of Re</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m:t>
              </m:r>
            </m:sup>
          </m:sSup>
          <m:r>
            <w:rPr>
              <w:rFonts w:ascii="Cambria Math" w:eastAsiaTheme="minorEastAsia" w:hAnsi="Cambria Math" w:cs="Times New Roman"/>
            </w:rPr>
            <m:t>s Intel Estimate</m:t>
          </m:r>
        </m:oMath>
      </m:oMathPara>
    </w:p>
    <w:p w14:paraId="5729582B" w14:textId="7B4BBCFC" w:rsidR="008664F5" w:rsidRPr="00477CC7" w:rsidRDefault="00477CC7" w:rsidP="008664F5">
      <w:pPr>
        <w:pStyle w:val="ListParagraph"/>
        <w:spacing w:line="257" w:lineRule="auto"/>
        <w:jc w:val="center"/>
        <w:rPr>
          <w:rFonts w:ascii="Times New Roman" w:eastAsiaTheme="minorEastAsia" w:hAnsi="Times New Roman" w:cs="Times New Roman"/>
          <w:color w:val="FF0000"/>
        </w:rPr>
      </w:pPr>
      <w:r w:rsidRPr="00477CC7">
        <w:rPr>
          <w:rFonts w:ascii="Times New Roman" w:eastAsiaTheme="minorEastAsia" w:hAnsi="Times New Roman" w:cs="Times New Roman"/>
          <w:color w:val="FF0000"/>
        </w:rPr>
        <w:t xml:space="preserve">Generally, accuracy is modeled as </w:t>
      </w:r>
      <w:proofErr w:type="gramStart"/>
      <w:r w:rsidRPr="00477CC7">
        <w:rPr>
          <w:rFonts w:ascii="Times New Roman" w:eastAsiaTheme="minorEastAsia" w:hAnsi="Times New Roman" w:cs="Times New Roman"/>
          <w:color w:val="FF0000"/>
        </w:rPr>
        <w:t>an</w:t>
      </w:r>
      <w:proofErr w:type="gramEnd"/>
      <w:r w:rsidRPr="00477CC7">
        <w:rPr>
          <w:rFonts w:ascii="Times New Roman" w:eastAsiaTheme="minorEastAsia" w:hAnsi="Times New Roman" w:cs="Times New Roman"/>
          <w:color w:val="FF0000"/>
        </w:rPr>
        <w:t xml:space="preserve"> change in the distribution variance, not a separate term.  </w:t>
      </w:r>
    </w:p>
    <w:p w14:paraId="2D346448" w14:textId="1906C2B8" w:rsidR="00CC2BE7" w:rsidRPr="003D7846" w:rsidRDefault="00CC2BE7" w:rsidP="00CC2BE7">
      <w:pPr>
        <w:pStyle w:val="ListParagraph"/>
        <w:numPr>
          <w:ilvl w:val="0"/>
          <w:numId w:val="4"/>
        </w:numPr>
        <w:spacing w:line="257" w:lineRule="auto"/>
        <w:rPr>
          <w:rFonts w:ascii="Times New Roman" w:hAnsi="Times New Roman" w:cs="Times New Roman"/>
        </w:rPr>
      </w:pPr>
      <w:r w:rsidRPr="003D7846">
        <w:rPr>
          <w:rFonts w:ascii="Times New Roman" w:hAnsi="Times New Roman" w:cs="Times New Roman"/>
        </w:rPr>
        <w:t xml:space="preserve">Then, Monte Carlo simulation is used to generate the outcomes of the experiment, </w:t>
      </w:r>
      <w:proofErr w:type="gramStart"/>
      <w:r w:rsidRPr="003D7846">
        <w:rPr>
          <w:rFonts w:ascii="Times New Roman" w:hAnsi="Times New Roman" w:cs="Times New Roman"/>
        </w:rPr>
        <w:t>e.g.</w:t>
      </w:r>
      <w:proofErr w:type="gramEnd"/>
      <w:r w:rsidRPr="003D7846">
        <w:rPr>
          <w:rFonts w:ascii="Times New Roman" w:hAnsi="Times New Roman" w:cs="Times New Roman"/>
        </w:rPr>
        <w:t xml:space="preserve"> how many missiles were fired at the aircraft, how many aircraft are destroyed, etc.</w:t>
      </w:r>
    </w:p>
    <w:p w14:paraId="610DFD73" w14:textId="56C0A20E" w:rsidR="48965AF6" w:rsidRPr="003D7846" w:rsidRDefault="146A78C8" w:rsidP="2ED9072E">
      <w:pPr>
        <w:spacing w:line="257" w:lineRule="auto"/>
        <w:rPr>
          <w:rFonts w:ascii="Times New Roman" w:eastAsia="Calibri" w:hAnsi="Times New Roman" w:cs="Times New Roman"/>
        </w:rPr>
      </w:pPr>
      <w:r w:rsidRPr="003D7846">
        <w:rPr>
          <w:rFonts w:ascii="Times New Roman" w:eastAsia="Calibri" w:hAnsi="Times New Roman" w:cs="Times New Roman"/>
        </w:rPr>
        <w:t>The friendly strategy can be typified by the uniform distribution depicted below.</w:t>
      </w:r>
      <w:r w:rsidR="55E709A8" w:rsidRPr="003D7846">
        <w:rPr>
          <w:rFonts w:ascii="Times New Roman" w:eastAsia="Calibri" w:hAnsi="Times New Roman" w:cs="Times New Roman"/>
        </w:rPr>
        <w:t xml:space="preserve">  This is tantamount to an operating posture that maintains a minimum of eight aircraft at an airbase, but the entire squadron can be dispersed over</w:t>
      </w:r>
      <w:r w:rsidR="7E4896DE" w:rsidRPr="003D7846">
        <w:rPr>
          <w:rFonts w:ascii="Times New Roman" w:eastAsia="Calibri" w:hAnsi="Times New Roman" w:cs="Times New Roman"/>
        </w:rPr>
        <w:t xml:space="preserve"> </w:t>
      </w:r>
      <w:r w:rsidR="55E709A8" w:rsidRPr="003D7846">
        <w:rPr>
          <w:rFonts w:ascii="Times New Roman" w:eastAsia="Calibri" w:hAnsi="Times New Roman" w:cs="Times New Roman"/>
        </w:rPr>
        <w:t>some area th</w:t>
      </w:r>
      <w:r w:rsidR="1EF62446" w:rsidRPr="003D7846">
        <w:rPr>
          <w:rFonts w:ascii="Times New Roman" w:eastAsia="Calibri" w:hAnsi="Times New Roman" w:cs="Times New Roman"/>
        </w:rPr>
        <w:t>at includes</w:t>
      </w:r>
      <w:r w:rsidR="55E709A8" w:rsidRPr="003D7846">
        <w:rPr>
          <w:rFonts w:ascii="Times New Roman" w:eastAsia="Calibri" w:hAnsi="Times New Roman" w:cs="Times New Roman"/>
        </w:rPr>
        <w:t xml:space="preserve"> airbases not modeled</w:t>
      </w:r>
      <w:r w:rsidR="5E071A3D" w:rsidRPr="003D7846">
        <w:rPr>
          <w:rFonts w:ascii="Times New Roman" w:eastAsia="Calibri" w:hAnsi="Times New Roman" w:cs="Times New Roman"/>
        </w:rPr>
        <w:t xml:space="preserve"> here</w:t>
      </w:r>
      <w:r w:rsidR="55E709A8" w:rsidRPr="003D7846">
        <w:rPr>
          <w:rFonts w:ascii="Times New Roman" w:eastAsia="Calibri" w:hAnsi="Times New Roman" w:cs="Times New Roman"/>
        </w:rPr>
        <w:t xml:space="preserve">.  </w:t>
      </w:r>
    </w:p>
    <w:p w14:paraId="15D81A44" w14:textId="77777777" w:rsidR="00C43510" w:rsidRPr="003D7846" w:rsidRDefault="55E709A8" w:rsidP="00C43510">
      <w:pPr>
        <w:keepNext/>
        <w:spacing w:line="257" w:lineRule="auto"/>
        <w:jc w:val="center"/>
        <w:rPr>
          <w:rFonts w:ascii="Times New Roman" w:hAnsi="Times New Roman" w:cs="Times New Roman"/>
        </w:rPr>
      </w:pPr>
      <w:r w:rsidRPr="003D7846">
        <w:rPr>
          <w:rFonts w:ascii="Times New Roman" w:hAnsi="Times New Roman" w:cs="Times New Roman"/>
          <w:noProof/>
        </w:rPr>
        <w:lastRenderedPageBreak/>
        <w:drawing>
          <wp:inline distT="0" distB="0" distL="0" distR="0" wp14:anchorId="4DC8DB6C" wp14:editId="5695D2DA">
            <wp:extent cx="3390900" cy="2091055"/>
            <wp:effectExtent l="0" t="0" r="0" b="0"/>
            <wp:docPr id="2147344994" name="Picture 214734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390900" cy="2091055"/>
                    </a:xfrm>
                    <a:prstGeom prst="rect">
                      <a:avLst/>
                    </a:prstGeom>
                  </pic:spPr>
                </pic:pic>
              </a:graphicData>
            </a:graphic>
          </wp:inline>
        </w:drawing>
      </w:r>
    </w:p>
    <w:p w14:paraId="53885F6C" w14:textId="408F79F1" w:rsidR="48965AF6" w:rsidRPr="003D7846" w:rsidRDefault="00C43510" w:rsidP="00C4351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6</w:t>
      </w:r>
      <w:r w:rsidR="00B371AD" w:rsidRPr="003D7846">
        <w:rPr>
          <w:rFonts w:ascii="Times New Roman" w:hAnsi="Times New Roman" w:cs="Times New Roman"/>
          <w:noProof/>
        </w:rPr>
        <w:fldChar w:fldCharType="end"/>
      </w:r>
    </w:p>
    <w:p w14:paraId="5D37D12E" w14:textId="77777777" w:rsidR="00B92F54" w:rsidRPr="003D7846" w:rsidRDefault="00B92F54" w:rsidP="2ED9072E">
      <w:pPr>
        <w:spacing w:line="257" w:lineRule="auto"/>
        <w:rPr>
          <w:rFonts w:ascii="Times New Roman" w:hAnsi="Times New Roman" w:cs="Times New Roman"/>
        </w:rPr>
      </w:pPr>
    </w:p>
    <w:p w14:paraId="18D47621" w14:textId="449ADCD0" w:rsidR="48965AF6" w:rsidRPr="003D7846" w:rsidRDefault="00CC2BE7" w:rsidP="2ED9072E">
      <w:pPr>
        <w:spacing w:line="257" w:lineRule="auto"/>
        <w:rPr>
          <w:rFonts w:ascii="Times New Roman" w:hAnsi="Times New Roman" w:cs="Times New Roman"/>
        </w:rPr>
      </w:pPr>
      <w:r w:rsidRPr="003D7846">
        <w:rPr>
          <w:rFonts w:ascii="Times New Roman" w:hAnsi="Times New Roman" w:cs="Times New Roman"/>
        </w:rPr>
        <w:t xml:space="preserve">The enemy ability to target those aircraft is modeled in four different ways as depicted </w:t>
      </w:r>
      <w:r w:rsidR="006413FC" w:rsidRPr="003D7846">
        <w:rPr>
          <w:rFonts w:ascii="Times New Roman" w:hAnsi="Times New Roman" w:cs="Times New Roman"/>
        </w:rPr>
        <w:t>in Figures 7-10</w:t>
      </w:r>
      <w:r w:rsidRPr="003D7846">
        <w:rPr>
          <w:rFonts w:ascii="Times New Roman" w:hAnsi="Times New Roman" w:cs="Times New Roman"/>
        </w:rPr>
        <w:t>.  In the first scenario</w:t>
      </w:r>
      <w:r w:rsidR="006413FC" w:rsidRPr="003D7846">
        <w:rPr>
          <w:rFonts w:ascii="Times New Roman" w:hAnsi="Times New Roman" w:cs="Times New Roman"/>
        </w:rPr>
        <w:t xml:space="preserve"> (as depicted in Figure 7)</w:t>
      </w:r>
      <w:r w:rsidRPr="003D7846">
        <w:rPr>
          <w:rFonts w:ascii="Times New Roman" w:hAnsi="Times New Roman" w:cs="Times New Roman"/>
        </w:rPr>
        <w:t xml:space="preserve">, we presume a relatively tight distribution of the possible modifiers.  The enemy guesses correctly the number of real aircraft at the airbase half of the time, and </w:t>
      </w:r>
      <w:r w:rsidR="00B92F54" w:rsidRPr="003D7846">
        <w:rPr>
          <w:rFonts w:ascii="Times New Roman" w:hAnsi="Times New Roman" w:cs="Times New Roman"/>
        </w:rPr>
        <w:t xml:space="preserve">either under or overestimates the number of aircraft half of the time.  </w:t>
      </w:r>
    </w:p>
    <w:p w14:paraId="1C656C1D" w14:textId="77777777" w:rsidR="00C43510" w:rsidRPr="003D7846" w:rsidRDefault="00CC2BE7" w:rsidP="00C43510">
      <w:pPr>
        <w:keepNext/>
        <w:spacing w:line="257" w:lineRule="auto"/>
        <w:jc w:val="center"/>
        <w:rPr>
          <w:rFonts w:ascii="Times New Roman" w:hAnsi="Times New Roman" w:cs="Times New Roman"/>
        </w:rPr>
      </w:pPr>
      <w:r w:rsidRPr="003D7846">
        <w:rPr>
          <w:rFonts w:ascii="Times New Roman" w:hAnsi="Times New Roman" w:cs="Times New Roman"/>
          <w:noProof/>
        </w:rPr>
        <w:drawing>
          <wp:inline distT="0" distB="0" distL="0" distR="0" wp14:anchorId="390B3F51" wp14:editId="0BA3D181">
            <wp:extent cx="3590925" cy="2125371"/>
            <wp:effectExtent l="0" t="0" r="0" b="825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7"/>
                    <a:stretch>
                      <a:fillRect/>
                    </a:stretch>
                  </pic:blipFill>
                  <pic:spPr>
                    <a:xfrm>
                      <a:off x="0" y="0"/>
                      <a:ext cx="3596041" cy="2128399"/>
                    </a:xfrm>
                    <a:prstGeom prst="rect">
                      <a:avLst/>
                    </a:prstGeom>
                  </pic:spPr>
                </pic:pic>
              </a:graphicData>
            </a:graphic>
          </wp:inline>
        </w:drawing>
      </w:r>
    </w:p>
    <w:p w14:paraId="0754086C" w14:textId="60D2EBBF" w:rsidR="00CC2BE7" w:rsidRPr="003D7846" w:rsidRDefault="00C43510" w:rsidP="00C4351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7</w:t>
      </w:r>
      <w:r w:rsidR="00B371AD" w:rsidRPr="003D7846">
        <w:rPr>
          <w:rFonts w:ascii="Times New Roman" w:hAnsi="Times New Roman" w:cs="Times New Roman"/>
          <w:noProof/>
        </w:rPr>
        <w:fldChar w:fldCharType="end"/>
      </w:r>
    </w:p>
    <w:p w14:paraId="34295754" w14:textId="3174DFB3" w:rsidR="00B92F54" w:rsidRPr="003D7846" w:rsidRDefault="00B92F54" w:rsidP="00B92F54">
      <w:pPr>
        <w:spacing w:line="257" w:lineRule="auto"/>
        <w:rPr>
          <w:rFonts w:ascii="Times New Roman" w:hAnsi="Times New Roman" w:cs="Times New Roman"/>
        </w:rPr>
      </w:pPr>
      <w:r w:rsidRPr="003D7846">
        <w:rPr>
          <w:rFonts w:ascii="Times New Roman" w:hAnsi="Times New Roman" w:cs="Times New Roman"/>
        </w:rPr>
        <w:t xml:space="preserve">In the second pdf, we </w:t>
      </w:r>
      <w:r w:rsidR="00BB5B02" w:rsidRPr="003D7846">
        <w:rPr>
          <w:rFonts w:ascii="Times New Roman" w:hAnsi="Times New Roman" w:cs="Times New Roman"/>
        </w:rPr>
        <w:t>assume that a squadron can deploy effective decoy aircraft at the airfield.</w:t>
      </w:r>
      <w:r w:rsidRPr="003D7846">
        <w:rPr>
          <w:rFonts w:ascii="Times New Roman" w:hAnsi="Times New Roman" w:cs="Times New Roman"/>
        </w:rPr>
        <w:t xml:space="preserve">  This has the effect of creating dispersion in red’s estimation of the number of aircraft truly on the airfield.  </w:t>
      </w:r>
    </w:p>
    <w:p w14:paraId="2B34F5A6" w14:textId="77777777" w:rsidR="00C43510" w:rsidRPr="003D7846" w:rsidRDefault="00CC2BE7" w:rsidP="00C43510">
      <w:pPr>
        <w:keepNext/>
        <w:spacing w:line="257" w:lineRule="auto"/>
        <w:jc w:val="center"/>
        <w:rPr>
          <w:rFonts w:ascii="Times New Roman" w:hAnsi="Times New Roman" w:cs="Times New Roman"/>
        </w:rPr>
      </w:pPr>
      <w:r w:rsidRPr="003D7846">
        <w:rPr>
          <w:rFonts w:ascii="Times New Roman" w:hAnsi="Times New Roman" w:cs="Times New Roman"/>
          <w:noProof/>
        </w:rPr>
        <w:lastRenderedPageBreak/>
        <w:drawing>
          <wp:inline distT="0" distB="0" distL="0" distR="0" wp14:anchorId="19E65C8A" wp14:editId="5039CD19">
            <wp:extent cx="3371850" cy="2005206"/>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8"/>
                    <a:stretch>
                      <a:fillRect/>
                    </a:stretch>
                  </pic:blipFill>
                  <pic:spPr>
                    <a:xfrm>
                      <a:off x="0" y="0"/>
                      <a:ext cx="3375946" cy="2007642"/>
                    </a:xfrm>
                    <a:prstGeom prst="rect">
                      <a:avLst/>
                    </a:prstGeom>
                  </pic:spPr>
                </pic:pic>
              </a:graphicData>
            </a:graphic>
          </wp:inline>
        </w:drawing>
      </w:r>
    </w:p>
    <w:p w14:paraId="71759E11" w14:textId="069F21EB" w:rsidR="00CC2BE7" w:rsidRPr="003D7846" w:rsidRDefault="00C43510" w:rsidP="00C4351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8</w:t>
      </w:r>
      <w:r w:rsidR="00B371AD" w:rsidRPr="003D7846">
        <w:rPr>
          <w:rFonts w:ascii="Times New Roman" w:hAnsi="Times New Roman" w:cs="Times New Roman"/>
          <w:noProof/>
        </w:rPr>
        <w:fldChar w:fldCharType="end"/>
      </w:r>
    </w:p>
    <w:p w14:paraId="4298FD33" w14:textId="54362864" w:rsidR="00B92F54" w:rsidRPr="003D7846" w:rsidRDefault="00B92F54" w:rsidP="00B92F54">
      <w:pPr>
        <w:spacing w:line="257" w:lineRule="auto"/>
        <w:rPr>
          <w:rFonts w:ascii="Times New Roman" w:hAnsi="Times New Roman" w:cs="Times New Roman"/>
        </w:rPr>
      </w:pPr>
      <w:r w:rsidRPr="003D7846">
        <w:rPr>
          <w:rFonts w:ascii="Times New Roman" w:hAnsi="Times New Roman" w:cs="Times New Roman"/>
        </w:rPr>
        <w:t xml:space="preserve">For the final two pdfs, we assume that it’s possible to operationalize </w:t>
      </w:r>
      <w:r w:rsidR="00BB5B02" w:rsidRPr="003D7846">
        <w:rPr>
          <w:rFonts w:ascii="Times New Roman" w:hAnsi="Times New Roman" w:cs="Times New Roman"/>
        </w:rPr>
        <w:t xml:space="preserve">the </w:t>
      </w:r>
      <w:r w:rsidRPr="003D7846">
        <w:rPr>
          <w:rFonts w:ascii="Times New Roman" w:hAnsi="Times New Roman" w:cs="Times New Roman"/>
        </w:rPr>
        <w:t xml:space="preserve">shell game with decoys in such a way that blue can cause red to either consistently overestimate the number of aircraft (i.e. High-end bias) or consistently underestimate the number of aircraft present at the airbase (Low-end Bias).  </w:t>
      </w:r>
    </w:p>
    <w:p w14:paraId="62C2B1BB" w14:textId="77777777" w:rsidR="00C43510" w:rsidRPr="003D7846" w:rsidRDefault="00CC2BE7" w:rsidP="00C43510">
      <w:pPr>
        <w:keepNext/>
        <w:spacing w:line="257" w:lineRule="auto"/>
        <w:jc w:val="center"/>
        <w:rPr>
          <w:rFonts w:ascii="Times New Roman" w:hAnsi="Times New Roman" w:cs="Times New Roman"/>
        </w:rPr>
      </w:pPr>
      <w:r w:rsidRPr="003D7846">
        <w:rPr>
          <w:rFonts w:ascii="Times New Roman" w:hAnsi="Times New Roman" w:cs="Times New Roman"/>
          <w:noProof/>
        </w:rPr>
        <w:drawing>
          <wp:inline distT="0" distB="0" distL="0" distR="0" wp14:anchorId="55346E68" wp14:editId="364CF58E">
            <wp:extent cx="2911494" cy="1746896"/>
            <wp:effectExtent l="0" t="0" r="3175" b="571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9"/>
                    <a:stretch>
                      <a:fillRect/>
                    </a:stretch>
                  </pic:blipFill>
                  <pic:spPr>
                    <a:xfrm>
                      <a:off x="0" y="0"/>
                      <a:ext cx="2929182" cy="1757509"/>
                    </a:xfrm>
                    <a:prstGeom prst="rect">
                      <a:avLst/>
                    </a:prstGeom>
                  </pic:spPr>
                </pic:pic>
              </a:graphicData>
            </a:graphic>
          </wp:inline>
        </w:drawing>
      </w:r>
    </w:p>
    <w:p w14:paraId="62293D2E" w14:textId="64A8B82A" w:rsidR="00C43510" w:rsidRPr="003D7846" w:rsidRDefault="00C43510" w:rsidP="00C4351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9</w:t>
      </w:r>
      <w:r w:rsidR="00B371AD" w:rsidRPr="003D7846">
        <w:rPr>
          <w:rFonts w:ascii="Times New Roman" w:hAnsi="Times New Roman" w:cs="Times New Roman"/>
          <w:noProof/>
        </w:rPr>
        <w:fldChar w:fldCharType="end"/>
      </w:r>
    </w:p>
    <w:p w14:paraId="18F50344" w14:textId="77777777" w:rsidR="00C43510" w:rsidRPr="003D7846" w:rsidRDefault="00CC2BE7" w:rsidP="00C43510">
      <w:pPr>
        <w:keepNext/>
        <w:spacing w:line="257" w:lineRule="auto"/>
        <w:jc w:val="center"/>
        <w:rPr>
          <w:rFonts w:ascii="Times New Roman" w:hAnsi="Times New Roman" w:cs="Times New Roman"/>
        </w:rPr>
      </w:pPr>
      <w:r w:rsidRPr="003D7846">
        <w:rPr>
          <w:rFonts w:ascii="Times New Roman" w:hAnsi="Times New Roman" w:cs="Times New Roman"/>
          <w:noProof/>
        </w:rPr>
        <w:drawing>
          <wp:inline distT="0" distB="0" distL="0" distR="0" wp14:anchorId="306165D2" wp14:editId="079BCB88">
            <wp:extent cx="2866616" cy="169873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30"/>
                    <a:stretch>
                      <a:fillRect/>
                    </a:stretch>
                  </pic:blipFill>
                  <pic:spPr>
                    <a:xfrm>
                      <a:off x="0" y="0"/>
                      <a:ext cx="2894373" cy="1715184"/>
                    </a:xfrm>
                    <a:prstGeom prst="rect">
                      <a:avLst/>
                    </a:prstGeom>
                  </pic:spPr>
                </pic:pic>
              </a:graphicData>
            </a:graphic>
          </wp:inline>
        </w:drawing>
      </w:r>
    </w:p>
    <w:p w14:paraId="7C9ACDDE" w14:textId="375FF0A1" w:rsidR="00CC2BE7" w:rsidRPr="003D7846" w:rsidRDefault="00C43510" w:rsidP="00C4351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10</w:t>
      </w:r>
      <w:r w:rsidR="00B371AD" w:rsidRPr="003D7846">
        <w:rPr>
          <w:rFonts w:ascii="Times New Roman" w:hAnsi="Times New Roman" w:cs="Times New Roman"/>
          <w:noProof/>
        </w:rPr>
        <w:fldChar w:fldCharType="end"/>
      </w:r>
    </w:p>
    <w:p w14:paraId="1CA5A9CB" w14:textId="77777777" w:rsidR="00B879F0" w:rsidRDefault="00B879F0" w:rsidP="2ED9072E">
      <w:pPr>
        <w:rPr>
          <w:ins w:id="246" w:author="Olin Kennedy" w:date="2023-03-27T14:05:00Z"/>
          <w:rFonts w:ascii="Times New Roman" w:eastAsia="Calibri" w:hAnsi="Times New Roman" w:cs="Times New Roman"/>
        </w:rPr>
      </w:pPr>
    </w:p>
    <w:p w14:paraId="7AFEF750" w14:textId="77777777" w:rsidR="00B879F0" w:rsidRDefault="00B879F0" w:rsidP="2ED9072E">
      <w:pPr>
        <w:rPr>
          <w:ins w:id="247" w:author="Olin Kennedy" w:date="2023-03-27T14:05:00Z"/>
          <w:rFonts w:ascii="Times New Roman" w:eastAsia="Calibri" w:hAnsi="Times New Roman" w:cs="Times New Roman"/>
        </w:rPr>
      </w:pPr>
    </w:p>
    <w:p w14:paraId="55CC25DB" w14:textId="77777777" w:rsidR="00B879F0" w:rsidRDefault="00B879F0" w:rsidP="2ED9072E">
      <w:pPr>
        <w:rPr>
          <w:ins w:id="248" w:author="Olin Kennedy" w:date="2023-03-27T14:05:00Z"/>
          <w:rFonts w:ascii="Times New Roman" w:eastAsia="Calibri" w:hAnsi="Times New Roman" w:cs="Times New Roman"/>
        </w:rPr>
      </w:pPr>
    </w:p>
    <w:p w14:paraId="79E44FE8" w14:textId="02FA423F" w:rsidR="00076E00" w:rsidRPr="003D7846" w:rsidRDefault="00142696" w:rsidP="2ED9072E">
      <w:pPr>
        <w:rPr>
          <w:rFonts w:ascii="Times New Roman" w:eastAsia="Calibri" w:hAnsi="Times New Roman" w:cs="Times New Roman"/>
        </w:rPr>
      </w:pPr>
      <w:r w:rsidRPr="003D7846">
        <w:rPr>
          <w:rFonts w:ascii="Times New Roman" w:eastAsia="Calibri" w:hAnsi="Times New Roman" w:cs="Times New Roman"/>
        </w:rPr>
        <w:lastRenderedPageBreak/>
        <w:t>So, what was the difference in outcomes produced by the model, based upon the inducement of enemy estimation error typified by the different enemy pdfs?</w:t>
      </w:r>
      <w:r w:rsidR="00F46006" w:rsidRPr="003D7846">
        <w:rPr>
          <w:rFonts w:ascii="Times New Roman" w:eastAsia="Calibri" w:hAnsi="Times New Roman" w:cs="Times New Roman"/>
        </w:rPr>
        <w:t xml:space="preserve"> </w:t>
      </w:r>
      <w:r w:rsidRPr="003D7846">
        <w:rPr>
          <w:rFonts w:ascii="Times New Roman" w:hAnsi="Times New Roman" w:cs="Times New Roman"/>
        </w:rPr>
        <w:t xml:space="preserve">Figure 11 shows that we can induce the enemy to miss with missiles shot, but only at having a relatively low number of aircraft on the airbase.  This </w:t>
      </w:r>
      <w:ins w:id="249" w:author="Olin Kennedy" w:date="2023-03-27T14:03:00Z">
        <w:r w:rsidR="00B879F0">
          <w:rPr>
            <w:rFonts w:ascii="Times New Roman" w:hAnsi="Times New Roman" w:cs="Times New Roman"/>
          </w:rPr>
          <w:t xml:space="preserve">further </w:t>
        </w:r>
      </w:ins>
      <w:r w:rsidRPr="003D7846">
        <w:rPr>
          <w:rFonts w:ascii="Times New Roman" w:hAnsi="Times New Roman" w:cs="Times New Roman"/>
        </w:rPr>
        <w:t>suggests that there is potentially value in getting the enemy to underestimate the number of aircraft on the airbase.</w:t>
      </w:r>
    </w:p>
    <w:p w14:paraId="5CBD1DF1" w14:textId="77777777" w:rsidR="00142696" w:rsidRPr="003D7846" w:rsidRDefault="00076E00" w:rsidP="00142696">
      <w:pPr>
        <w:keepNext/>
        <w:jc w:val="center"/>
        <w:rPr>
          <w:rFonts w:ascii="Times New Roman" w:hAnsi="Times New Roman" w:cs="Times New Roman"/>
        </w:rPr>
      </w:pPr>
      <w:r w:rsidRPr="003D7846">
        <w:rPr>
          <w:rFonts w:ascii="Times New Roman" w:hAnsi="Times New Roman" w:cs="Times New Roman"/>
          <w:noProof/>
        </w:rPr>
        <w:drawing>
          <wp:inline distT="0" distB="0" distL="0" distR="0" wp14:anchorId="5C6C6BA9" wp14:editId="3F769D0A">
            <wp:extent cx="3846325" cy="2333684"/>
            <wp:effectExtent l="0" t="0" r="190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31"/>
                    <a:stretch>
                      <a:fillRect/>
                    </a:stretch>
                  </pic:blipFill>
                  <pic:spPr>
                    <a:xfrm>
                      <a:off x="0" y="0"/>
                      <a:ext cx="3849360" cy="2335525"/>
                    </a:xfrm>
                    <a:prstGeom prst="rect">
                      <a:avLst/>
                    </a:prstGeom>
                  </pic:spPr>
                </pic:pic>
              </a:graphicData>
            </a:graphic>
          </wp:inline>
        </w:drawing>
      </w:r>
    </w:p>
    <w:p w14:paraId="427DCAC3" w14:textId="4690A718" w:rsidR="00076E00" w:rsidRPr="003D7846" w:rsidRDefault="00142696" w:rsidP="00142696">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11</w:t>
      </w:r>
      <w:r w:rsidR="00B371AD" w:rsidRPr="003D7846">
        <w:rPr>
          <w:rFonts w:ascii="Times New Roman" w:hAnsi="Times New Roman" w:cs="Times New Roman"/>
          <w:noProof/>
        </w:rPr>
        <w:fldChar w:fldCharType="end"/>
      </w:r>
    </w:p>
    <w:p w14:paraId="44163A93" w14:textId="3B56CB78" w:rsidR="00076E00" w:rsidRPr="003D7846" w:rsidRDefault="00142696" w:rsidP="2ED9072E">
      <w:pPr>
        <w:rPr>
          <w:rFonts w:ascii="Times New Roman" w:hAnsi="Times New Roman" w:cs="Times New Roman"/>
        </w:rPr>
      </w:pPr>
      <w:r w:rsidRPr="003D7846">
        <w:rPr>
          <w:rFonts w:ascii="Times New Roman" w:hAnsi="Times New Roman" w:cs="Times New Roman"/>
        </w:rPr>
        <w:t>Similarly, Figure 12 shows that it’s possible to reduce the number of aircraft destroyed by limiting the number of aircraft at risk at the airbase.</w:t>
      </w:r>
    </w:p>
    <w:p w14:paraId="423725C6" w14:textId="77777777" w:rsidR="00FD636E" w:rsidRPr="003D7846" w:rsidRDefault="00076E00" w:rsidP="00FD636E">
      <w:pPr>
        <w:keepNext/>
        <w:jc w:val="center"/>
        <w:rPr>
          <w:rFonts w:ascii="Times New Roman" w:hAnsi="Times New Roman" w:cs="Times New Roman"/>
        </w:rPr>
      </w:pPr>
      <w:r w:rsidRPr="003D7846">
        <w:rPr>
          <w:rFonts w:ascii="Times New Roman" w:hAnsi="Times New Roman" w:cs="Times New Roman"/>
          <w:noProof/>
        </w:rPr>
        <w:drawing>
          <wp:inline distT="0" distB="0" distL="0" distR="0" wp14:anchorId="2247162F" wp14:editId="6201A16E">
            <wp:extent cx="3840480" cy="2369937"/>
            <wp:effectExtent l="0" t="0" r="762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2"/>
                    <a:stretch>
                      <a:fillRect/>
                    </a:stretch>
                  </pic:blipFill>
                  <pic:spPr>
                    <a:xfrm>
                      <a:off x="0" y="0"/>
                      <a:ext cx="3861504" cy="2382911"/>
                    </a:xfrm>
                    <a:prstGeom prst="rect">
                      <a:avLst/>
                    </a:prstGeom>
                  </pic:spPr>
                </pic:pic>
              </a:graphicData>
            </a:graphic>
          </wp:inline>
        </w:drawing>
      </w:r>
    </w:p>
    <w:p w14:paraId="110C1398" w14:textId="42EED386" w:rsidR="00076E00" w:rsidRPr="003D7846" w:rsidRDefault="00FD636E" w:rsidP="00FD636E">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12</w:t>
      </w:r>
      <w:r w:rsidR="00B371AD" w:rsidRPr="003D7846">
        <w:rPr>
          <w:rFonts w:ascii="Times New Roman" w:hAnsi="Times New Roman" w:cs="Times New Roman"/>
          <w:noProof/>
        </w:rPr>
        <w:fldChar w:fldCharType="end"/>
      </w:r>
    </w:p>
    <w:p w14:paraId="38CEA996" w14:textId="239E1A3E" w:rsidR="004E1F08" w:rsidRPr="003D7846" w:rsidRDefault="00142696" w:rsidP="2ED9072E">
      <w:pPr>
        <w:rPr>
          <w:rFonts w:ascii="Times New Roman" w:hAnsi="Times New Roman" w:cs="Times New Roman"/>
        </w:rPr>
      </w:pPr>
      <w:r w:rsidRPr="003D7846">
        <w:rPr>
          <w:rFonts w:ascii="Times New Roman" w:hAnsi="Times New Roman" w:cs="Times New Roman"/>
        </w:rPr>
        <w:t xml:space="preserve">The first two examples </w:t>
      </w:r>
      <w:r w:rsidR="00FD636E" w:rsidRPr="003D7846">
        <w:rPr>
          <w:rFonts w:ascii="Times New Roman" w:hAnsi="Times New Roman" w:cs="Times New Roman"/>
        </w:rPr>
        <w:t xml:space="preserve">both show outcomes in terms of enemy missile efficiency and demonstrate an implicit desire for to reduce said efficiency.  But what if a decision-maker would like to maximize the number of surviving aircraft available from the specific modeled base for post-attack response?  Once again, you can maximize the number of fighters available post-attack by maintaining a real-aircraft presence of 1 aircraft to every two shelters.  </w:t>
      </w:r>
    </w:p>
    <w:p w14:paraId="1765B931" w14:textId="7765264B" w:rsidR="00076E00" w:rsidRPr="003D7846" w:rsidRDefault="00FD636E" w:rsidP="2ED9072E">
      <w:pPr>
        <w:rPr>
          <w:rFonts w:ascii="Times New Roman" w:hAnsi="Times New Roman" w:cs="Times New Roman"/>
        </w:rPr>
      </w:pPr>
      <w:r w:rsidRPr="003D7846">
        <w:rPr>
          <w:rFonts w:ascii="Times New Roman" w:hAnsi="Times New Roman" w:cs="Times New Roman"/>
        </w:rPr>
        <w:t>However, this</w:t>
      </w:r>
      <w:r w:rsidR="00076E00" w:rsidRPr="003D7846">
        <w:rPr>
          <w:rFonts w:ascii="Times New Roman" w:hAnsi="Times New Roman" w:cs="Times New Roman"/>
        </w:rPr>
        <w:t xml:space="preserve"> requires both risking more fighters at the main base and inducing the enemy to make low-biased guesses.  Given the cost ratio between fighter aircraft and cruise missiles, this COA might not be </w:t>
      </w:r>
      <w:r w:rsidR="00076E00" w:rsidRPr="003D7846">
        <w:rPr>
          <w:rFonts w:ascii="Times New Roman" w:hAnsi="Times New Roman" w:cs="Times New Roman"/>
        </w:rPr>
        <w:lastRenderedPageBreak/>
        <w:t>considered appetizing.</w:t>
      </w:r>
      <w:r w:rsidRPr="003D7846">
        <w:rPr>
          <w:rFonts w:ascii="Times New Roman" w:hAnsi="Times New Roman" w:cs="Times New Roman"/>
        </w:rPr>
        <w:t xml:space="preserve">  This result is highly reliant on the assumption of </w:t>
      </w:r>
      <w:r w:rsidR="00F46006" w:rsidRPr="003D7846">
        <w:rPr>
          <w:rFonts w:ascii="Times New Roman" w:hAnsi="Times New Roman" w:cs="Times New Roman"/>
        </w:rPr>
        <w:t>several</w:t>
      </w:r>
      <w:r w:rsidRPr="003D7846">
        <w:rPr>
          <w:rFonts w:ascii="Times New Roman" w:hAnsi="Times New Roman" w:cs="Times New Roman"/>
        </w:rPr>
        <w:t xml:space="preserve"> missiles based upon the assessment of the number of aircraft at the airbase.</w:t>
      </w:r>
    </w:p>
    <w:p w14:paraId="1DB2E1DD" w14:textId="77777777" w:rsidR="00FD636E" w:rsidRPr="003D7846" w:rsidRDefault="00076E00" w:rsidP="00FD636E">
      <w:pPr>
        <w:keepNext/>
        <w:jc w:val="center"/>
        <w:rPr>
          <w:rFonts w:ascii="Times New Roman" w:hAnsi="Times New Roman" w:cs="Times New Roman"/>
        </w:rPr>
      </w:pPr>
      <w:r w:rsidRPr="003D7846">
        <w:rPr>
          <w:rFonts w:ascii="Times New Roman" w:hAnsi="Times New Roman" w:cs="Times New Roman"/>
          <w:noProof/>
        </w:rPr>
        <w:drawing>
          <wp:inline distT="0" distB="0" distL="0" distR="0" wp14:anchorId="7632BB0B" wp14:editId="41DAC4E6">
            <wp:extent cx="4442974" cy="2680025"/>
            <wp:effectExtent l="0" t="0" r="0" b="635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33"/>
                    <a:stretch>
                      <a:fillRect/>
                    </a:stretch>
                  </pic:blipFill>
                  <pic:spPr>
                    <a:xfrm>
                      <a:off x="0" y="0"/>
                      <a:ext cx="4448228" cy="2683194"/>
                    </a:xfrm>
                    <a:prstGeom prst="rect">
                      <a:avLst/>
                    </a:prstGeom>
                  </pic:spPr>
                </pic:pic>
              </a:graphicData>
            </a:graphic>
          </wp:inline>
        </w:drawing>
      </w:r>
    </w:p>
    <w:p w14:paraId="196853AA" w14:textId="150488AD" w:rsidR="00FD636E" w:rsidRPr="003D7846" w:rsidRDefault="00FD636E" w:rsidP="00FD636E">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13</w:t>
      </w:r>
      <w:r w:rsidR="00B371AD" w:rsidRPr="003D7846">
        <w:rPr>
          <w:rFonts w:ascii="Times New Roman" w:hAnsi="Times New Roman" w:cs="Times New Roman"/>
          <w:noProof/>
        </w:rPr>
        <w:fldChar w:fldCharType="end"/>
      </w:r>
    </w:p>
    <w:p w14:paraId="668CFF31" w14:textId="29EBD1D4" w:rsidR="00015374" w:rsidRPr="003D7846" w:rsidRDefault="00FD636E" w:rsidP="2ED9072E">
      <w:pPr>
        <w:rPr>
          <w:rFonts w:ascii="Times New Roman" w:hAnsi="Times New Roman" w:cs="Times New Roman"/>
        </w:rPr>
      </w:pPr>
      <w:r w:rsidRPr="003D7846">
        <w:rPr>
          <w:rFonts w:ascii="Times New Roman" w:hAnsi="Times New Roman" w:cs="Times New Roman"/>
        </w:rPr>
        <w:t>Lastly, could a decision-maker maximize the absolute number of missiles that the enemy might waste?  Given a relatively low number of aircraft present at the airbase and a deception strategy that induces a high-biased estimate of aircraft at the airbase, you could induce a higher number of missile misses.</w:t>
      </w:r>
    </w:p>
    <w:p w14:paraId="24AD3437" w14:textId="77777777" w:rsidR="00FD636E" w:rsidRPr="003D7846" w:rsidRDefault="00015374" w:rsidP="00FD636E">
      <w:pPr>
        <w:keepNext/>
        <w:jc w:val="center"/>
        <w:rPr>
          <w:rFonts w:ascii="Times New Roman" w:hAnsi="Times New Roman" w:cs="Times New Roman"/>
        </w:rPr>
      </w:pPr>
      <w:r w:rsidRPr="003D7846">
        <w:rPr>
          <w:rFonts w:ascii="Times New Roman" w:hAnsi="Times New Roman" w:cs="Times New Roman"/>
          <w:noProof/>
        </w:rPr>
        <w:drawing>
          <wp:inline distT="0" distB="0" distL="0" distR="0" wp14:anchorId="7E04E7AB" wp14:editId="2BDF264D">
            <wp:extent cx="3618331" cy="2205790"/>
            <wp:effectExtent l="0" t="0" r="1270" b="444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34"/>
                    <a:stretch>
                      <a:fillRect/>
                    </a:stretch>
                  </pic:blipFill>
                  <pic:spPr>
                    <a:xfrm>
                      <a:off x="0" y="0"/>
                      <a:ext cx="3624423" cy="2209504"/>
                    </a:xfrm>
                    <a:prstGeom prst="rect">
                      <a:avLst/>
                    </a:prstGeom>
                  </pic:spPr>
                </pic:pic>
              </a:graphicData>
            </a:graphic>
          </wp:inline>
        </w:drawing>
      </w:r>
    </w:p>
    <w:p w14:paraId="14D86AC8" w14:textId="41F5DDE7" w:rsidR="004E1F08" w:rsidRDefault="00FD636E" w:rsidP="007905A3">
      <w:pPr>
        <w:pStyle w:val="Caption"/>
        <w:jc w:val="center"/>
        <w:rPr>
          <w:ins w:id="250" w:author="Olin Kennedy" w:date="2023-03-27T14:05:00Z"/>
          <w:rFonts w:ascii="Times New Roman" w:hAnsi="Times New Roman" w:cs="Times New Roman"/>
          <w:noProof/>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14</w:t>
      </w:r>
      <w:r w:rsidR="00B371AD" w:rsidRPr="003D7846">
        <w:rPr>
          <w:rFonts w:ascii="Times New Roman" w:hAnsi="Times New Roman" w:cs="Times New Roman"/>
          <w:noProof/>
        </w:rPr>
        <w:fldChar w:fldCharType="end"/>
      </w:r>
    </w:p>
    <w:p w14:paraId="104EC76E" w14:textId="7BB369DF" w:rsidR="00B879F0" w:rsidRDefault="00B879F0" w:rsidP="00B879F0">
      <w:pPr>
        <w:rPr>
          <w:ins w:id="251" w:author="Olin Kennedy" w:date="2023-03-27T14:05:00Z"/>
        </w:rPr>
      </w:pPr>
    </w:p>
    <w:p w14:paraId="2CF17BC3" w14:textId="3622A93E" w:rsidR="00B879F0" w:rsidRPr="00B879F0" w:rsidRDefault="00B879F0">
      <w:pPr>
        <w:rPr>
          <w:rPrChange w:id="252" w:author="Olin Kennedy" w:date="2023-03-27T14:05:00Z">
            <w:rPr>
              <w:rFonts w:ascii="Times New Roman" w:hAnsi="Times New Roman" w:cs="Times New Roman"/>
            </w:rPr>
          </w:rPrChange>
        </w:rPr>
        <w:pPrChange w:id="253" w:author="Olin Kennedy" w:date="2023-03-27T14:05:00Z">
          <w:pPr>
            <w:pStyle w:val="Caption"/>
            <w:jc w:val="center"/>
          </w:pPr>
        </w:pPrChange>
      </w:pPr>
      <w:ins w:id="254" w:author="Olin Kennedy" w:date="2023-03-27T14:05:00Z">
        <w:r>
          <w:t xml:space="preserve">Overall, the third iteration of the Monte Carlo Model used confirms the insights produced </w:t>
        </w:r>
      </w:ins>
      <w:ins w:id="255" w:author="Olin Kennedy" w:date="2023-03-27T14:08:00Z">
        <w:r w:rsidR="00376E10">
          <w:t>by using Equations 1 and 2 to produce hypothetical data</w:t>
        </w:r>
      </w:ins>
      <w:ins w:id="256" w:author="Olin Kennedy" w:date="2023-03-27T14:05:00Z">
        <w:r>
          <w:t xml:space="preserve">.  </w:t>
        </w:r>
      </w:ins>
    </w:p>
    <w:p w14:paraId="50AFFC4E" w14:textId="13AEB42E" w:rsidR="00015374" w:rsidRPr="003D7846" w:rsidRDefault="00015374" w:rsidP="007905A3">
      <w:pPr>
        <w:pStyle w:val="Heading1"/>
        <w:rPr>
          <w:rFonts w:ascii="Times New Roman" w:hAnsi="Times New Roman" w:cs="Times New Roman"/>
        </w:rPr>
      </w:pPr>
      <w:r w:rsidRPr="003D7846">
        <w:rPr>
          <w:rFonts w:ascii="Times New Roman" w:hAnsi="Times New Roman" w:cs="Times New Roman"/>
        </w:rPr>
        <w:lastRenderedPageBreak/>
        <w:t xml:space="preserve">Insights from the </w:t>
      </w:r>
      <w:r w:rsidR="00F46006" w:rsidRPr="003D7846">
        <w:rPr>
          <w:rFonts w:ascii="Times New Roman" w:hAnsi="Times New Roman" w:cs="Times New Roman"/>
        </w:rPr>
        <w:t xml:space="preserve">Monte Carlo </w:t>
      </w:r>
      <w:r w:rsidRPr="003D7846">
        <w:rPr>
          <w:rFonts w:ascii="Times New Roman" w:hAnsi="Times New Roman" w:cs="Times New Roman"/>
        </w:rPr>
        <w:t>Model</w:t>
      </w:r>
    </w:p>
    <w:p w14:paraId="14AB8665" w14:textId="47F7824F" w:rsidR="00015374" w:rsidRPr="003D7846" w:rsidRDefault="00015374" w:rsidP="00015374">
      <w:pPr>
        <w:pStyle w:val="ListParagraph"/>
        <w:numPr>
          <w:ilvl w:val="0"/>
          <w:numId w:val="5"/>
        </w:numPr>
        <w:rPr>
          <w:rFonts w:ascii="Times New Roman" w:hAnsi="Times New Roman" w:cs="Times New Roman"/>
        </w:rPr>
      </w:pPr>
      <w:r w:rsidRPr="003D7846">
        <w:rPr>
          <w:rFonts w:ascii="Times New Roman" w:hAnsi="Times New Roman" w:cs="Times New Roman"/>
        </w:rPr>
        <w:t xml:space="preserve">If </w:t>
      </w:r>
      <w:r w:rsidR="007905A3" w:rsidRPr="003D7846">
        <w:rPr>
          <w:rFonts w:ascii="Times New Roman" w:hAnsi="Times New Roman" w:cs="Times New Roman"/>
        </w:rPr>
        <w:t xml:space="preserve">the </w:t>
      </w:r>
      <w:r w:rsidRPr="003D7846">
        <w:rPr>
          <w:rFonts w:ascii="Times New Roman" w:hAnsi="Times New Roman" w:cs="Times New Roman"/>
        </w:rPr>
        <w:t xml:space="preserve">goal is to induce the enemy to waste missiles (i.e. </w:t>
      </w:r>
      <w:r w:rsidR="00477CC7">
        <w:rPr>
          <w:rFonts w:ascii="Times New Roman" w:hAnsi="Times New Roman" w:cs="Times New Roman"/>
        </w:rPr>
        <w:t>maximize missile misses), then we</w:t>
      </w:r>
      <w:r w:rsidRPr="003D7846">
        <w:rPr>
          <w:rFonts w:ascii="Times New Roman" w:hAnsi="Times New Roman" w:cs="Times New Roman"/>
        </w:rPr>
        <w:t xml:space="preserve"> can adopt a force posture of having relatively few aircraft at a base while operationally inducing the enemy to overestimate the number of aircraft I have at the base</w:t>
      </w:r>
    </w:p>
    <w:p w14:paraId="40302E38" w14:textId="01D665FE" w:rsidR="00015374" w:rsidRPr="003D7846" w:rsidRDefault="00477CC7" w:rsidP="00015374">
      <w:pPr>
        <w:pStyle w:val="ListParagraph"/>
        <w:numPr>
          <w:ilvl w:val="0"/>
          <w:numId w:val="5"/>
        </w:numPr>
        <w:rPr>
          <w:rFonts w:ascii="Times New Roman" w:hAnsi="Times New Roman" w:cs="Times New Roman"/>
        </w:rPr>
      </w:pPr>
      <w:r>
        <w:rPr>
          <w:rFonts w:ascii="Times New Roman" w:hAnsi="Times New Roman" w:cs="Times New Roman"/>
        </w:rPr>
        <w:t>If our</w:t>
      </w:r>
      <w:r w:rsidR="00015374" w:rsidRPr="003D7846">
        <w:rPr>
          <w:rFonts w:ascii="Times New Roman" w:hAnsi="Times New Roman" w:cs="Times New Roman"/>
        </w:rPr>
        <w:t xml:space="preserve"> go</w:t>
      </w:r>
      <w:r>
        <w:rPr>
          <w:rFonts w:ascii="Times New Roman" w:hAnsi="Times New Roman" w:cs="Times New Roman"/>
        </w:rPr>
        <w:t>al is to maximize the aircraft we</w:t>
      </w:r>
      <w:r w:rsidR="00015374" w:rsidRPr="003D7846">
        <w:rPr>
          <w:rFonts w:ascii="Times New Roman" w:hAnsi="Times New Roman" w:cs="Times New Roman"/>
        </w:rPr>
        <w:t xml:space="preserve"> have immediately available </w:t>
      </w:r>
      <w:r>
        <w:rPr>
          <w:rFonts w:ascii="Times New Roman" w:hAnsi="Times New Roman" w:cs="Times New Roman"/>
        </w:rPr>
        <w:t>for a retaliation strike, then we</w:t>
      </w:r>
      <w:r w:rsidR="00015374" w:rsidRPr="003D7846">
        <w:rPr>
          <w:rFonts w:ascii="Times New Roman" w:hAnsi="Times New Roman" w:cs="Times New Roman"/>
        </w:rPr>
        <w:t xml:space="preserve"> can do this by posturing aircraft forward at the base under study and operationally induce the enemy to underestimate the number of aircraft I have at the base.  However, this COA is subject to the enemy also knocking out the runway and other necessary facilities for sortie generation. </w:t>
      </w:r>
    </w:p>
    <w:p w14:paraId="67527BC0" w14:textId="3CB86536" w:rsidR="00015374" w:rsidRPr="003D7846" w:rsidRDefault="004E1F08" w:rsidP="00015374">
      <w:pPr>
        <w:pStyle w:val="ListParagraph"/>
        <w:numPr>
          <w:ilvl w:val="0"/>
          <w:numId w:val="5"/>
        </w:numPr>
        <w:rPr>
          <w:rFonts w:ascii="Times New Roman" w:hAnsi="Times New Roman" w:cs="Times New Roman"/>
        </w:rPr>
      </w:pPr>
      <w:r w:rsidRPr="003D7846">
        <w:rPr>
          <w:rFonts w:ascii="Times New Roman" w:hAnsi="Times New Roman" w:cs="Times New Roman"/>
        </w:rPr>
        <w:t xml:space="preserve">If the goal is to minimize the number of aircraft destroyed on the ground in a missile attack, then the policy would be to keep as few aircraft at the attacked base as possible, with </w:t>
      </w:r>
      <w:proofErr w:type="gramStart"/>
      <w:r w:rsidRPr="003D7846">
        <w:rPr>
          <w:rFonts w:ascii="Times New Roman" w:hAnsi="Times New Roman" w:cs="Times New Roman"/>
        </w:rPr>
        <w:t>the majority of</w:t>
      </w:r>
      <w:proofErr w:type="gramEnd"/>
      <w:r w:rsidRPr="003D7846">
        <w:rPr>
          <w:rFonts w:ascii="Times New Roman" w:hAnsi="Times New Roman" w:cs="Times New Roman"/>
        </w:rPr>
        <w:t xml:space="preserve"> the aircraft deployed to some other place under the ACE concept.  Of course, this is also contingent on keeping hidden the location of those wayward aircraft in theatre.  </w:t>
      </w:r>
    </w:p>
    <w:p w14:paraId="090FA89B" w14:textId="1078C891" w:rsidR="00BB5B02" w:rsidRPr="003D7846" w:rsidRDefault="00BB5B02" w:rsidP="00015374">
      <w:pPr>
        <w:pStyle w:val="ListParagraph"/>
        <w:numPr>
          <w:ilvl w:val="0"/>
          <w:numId w:val="5"/>
        </w:numPr>
        <w:rPr>
          <w:rFonts w:ascii="Times New Roman" w:hAnsi="Times New Roman" w:cs="Times New Roman"/>
        </w:rPr>
      </w:pPr>
      <w:r w:rsidRPr="003D7846">
        <w:rPr>
          <w:rFonts w:ascii="Times New Roman" w:hAnsi="Times New Roman" w:cs="Times New Roman"/>
        </w:rPr>
        <w:t>No amount of strategy can account for the possible enemy action of an overwhelming missile strike.  In such a scenario, there isn’t a way to counter with deception or other means the destruction of all the aircraft present.</w:t>
      </w:r>
    </w:p>
    <w:p w14:paraId="20F41BD5" w14:textId="6CAFC798" w:rsidR="007905A3" w:rsidRPr="003D7846" w:rsidRDefault="007905A3" w:rsidP="00A9363E">
      <w:pPr>
        <w:pStyle w:val="ListParagraph"/>
        <w:numPr>
          <w:ilvl w:val="0"/>
          <w:numId w:val="5"/>
        </w:numPr>
        <w:rPr>
          <w:rFonts w:ascii="Times New Roman" w:hAnsi="Times New Roman" w:cs="Times New Roman"/>
        </w:rPr>
      </w:pPr>
      <w:r w:rsidRPr="003D7846">
        <w:rPr>
          <w:rFonts w:ascii="Times New Roman" w:hAnsi="Times New Roman" w:cs="Times New Roman"/>
        </w:rPr>
        <w:t xml:space="preserve">No matter the primary goal of the decision-maker, this model suggests basing fighters at the main airbases at a level less than their presumed capacity.  This was modeled at a presumed capacity of 32 fighters in this model.  Inducing any of the relatively positive outcomes described here was dependent on stationing 16 fighters or less on the base, or not exceeding 50% of the presumed capacity of the airbase to house fighters.  </w:t>
      </w:r>
    </w:p>
    <w:p w14:paraId="7C1BCFDE" w14:textId="061E0BDF" w:rsidR="00BB5B02" w:rsidRPr="003D7846" w:rsidRDefault="00BB5B02" w:rsidP="007905A3">
      <w:pPr>
        <w:pStyle w:val="Heading1"/>
        <w:rPr>
          <w:rFonts w:ascii="Times New Roman" w:hAnsi="Times New Roman" w:cs="Times New Roman"/>
        </w:rPr>
      </w:pPr>
      <w:r w:rsidRPr="003D7846">
        <w:rPr>
          <w:rFonts w:ascii="Times New Roman" w:hAnsi="Times New Roman" w:cs="Times New Roman"/>
        </w:rPr>
        <w:t xml:space="preserve">Follow on Questions from </w:t>
      </w:r>
      <w:r w:rsidR="00F46006" w:rsidRPr="003D7846">
        <w:rPr>
          <w:rFonts w:ascii="Times New Roman" w:hAnsi="Times New Roman" w:cs="Times New Roman"/>
        </w:rPr>
        <w:t xml:space="preserve">Monte Carlo </w:t>
      </w:r>
      <w:r w:rsidRPr="003D7846">
        <w:rPr>
          <w:rFonts w:ascii="Times New Roman" w:hAnsi="Times New Roman" w:cs="Times New Roman"/>
        </w:rPr>
        <w:t>Model</w:t>
      </w:r>
    </w:p>
    <w:p w14:paraId="1A555847" w14:textId="39D305D5" w:rsidR="00BB5B02" w:rsidRPr="003D7846" w:rsidRDefault="007905A3" w:rsidP="00BB5B02">
      <w:pPr>
        <w:rPr>
          <w:rFonts w:ascii="Times New Roman" w:hAnsi="Times New Roman" w:cs="Times New Roman"/>
        </w:rPr>
      </w:pPr>
      <w:r w:rsidRPr="003D7846">
        <w:rPr>
          <w:rFonts w:ascii="Times New Roman" w:hAnsi="Times New Roman" w:cs="Times New Roman"/>
        </w:rPr>
        <w:t xml:space="preserve">The </w:t>
      </w:r>
      <w:r w:rsidR="004253DD" w:rsidRPr="003D7846">
        <w:rPr>
          <w:rFonts w:ascii="Times New Roman" w:hAnsi="Times New Roman" w:cs="Times New Roman"/>
        </w:rPr>
        <w:t>Monte Carlo</w:t>
      </w:r>
      <w:r w:rsidRPr="003D7846">
        <w:rPr>
          <w:rFonts w:ascii="Times New Roman" w:hAnsi="Times New Roman" w:cs="Times New Roman"/>
        </w:rPr>
        <w:t xml:space="preserve"> model suggests a</w:t>
      </w:r>
      <w:r w:rsidR="00BB5B02" w:rsidRPr="003D7846">
        <w:rPr>
          <w:rFonts w:ascii="Times New Roman" w:hAnsi="Times New Roman" w:cs="Times New Roman"/>
        </w:rPr>
        <w:t xml:space="preserve"> need to induce the enemy to be judicious with his missiles </w:t>
      </w:r>
      <w:r w:rsidRPr="003D7846">
        <w:rPr>
          <w:rFonts w:ascii="Times New Roman" w:hAnsi="Times New Roman" w:cs="Times New Roman"/>
        </w:rPr>
        <w:t>and a need to</w:t>
      </w:r>
      <w:r w:rsidR="00BB5B02" w:rsidRPr="003D7846">
        <w:rPr>
          <w:rFonts w:ascii="Times New Roman" w:hAnsi="Times New Roman" w:cs="Times New Roman"/>
        </w:rPr>
        <w:t xml:space="preserve"> also throw off the accuracy of his intelligence estimates.  </w:t>
      </w:r>
      <w:r w:rsidRPr="003D7846">
        <w:rPr>
          <w:rFonts w:ascii="Times New Roman" w:hAnsi="Times New Roman" w:cs="Times New Roman"/>
        </w:rPr>
        <w:t xml:space="preserve">Decoys were a suggested way for inducing an error in the intelligence estimates.  </w:t>
      </w:r>
      <w:proofErr w:type="gramStart"/>
      <w:r w:rsidRPr="003D7846">
        <w:rPr>
          <w:rFonts w:ascii="Times New Roman" w:hAnsi="Times New Roman" w:cs="Times New Roman"/>
        </w:rPr>
        <w:t>So</w:t>
      </w:r>
      <w:proofErr w:type="gramEnd"/>
      <w:r w:rsidRPr="003D7846">
        <w:rPr>
          <w:rFonts w:ascii="Times New Roman" w:hAnsi="Times New Roman" w:cs="Times New Roman"/>
        </w:rPr>
        <w:t xml:space="preserve"> the </w:t>
      </w:r>
      <w:r w:rsidR="004253DD" w:rsidRPr="003D7846">
        <w:rPr>
          <w:rFonts w:ascii="Times New Roman" w:hAnsi="Times New Roman" w:cs="Times New Roman"/>
        </w:rPr>
        <w:t>Deterministic</w:t>
      </w:r>
      <w:r w:rsidRPr="003D7846">
        <w:rPr>
          <w:rFonts w:ascii="Times New Roman" w:hAnsi="Times New Roman" w:cs="Times New Roman"/>
        </w:rPr>
        <w:t xml:space="preserve"> model will explore this dynamic</w:t>
      </w:r>
      <w:r w:rsidR="004960B7" w:rsidRPr="003D7846">
        <w:rPr>
          <w:rFonts w:ascii="Times New Roman" w:hAnsi="Times New Roman" w:cs="Times New Roman"/>
        </w:rPr>
        <w:t xml:space="preserve"> by explicating modeling decoys</w:t>
      </w:r>
      <w:r w:rsidRPr="003D7846">
        <w:rPr>
          <w:rFonts w:ascii="Times New Roman" w:hAnsi="Times New Roman" w:cs="Times New Roman"/>
        </w:rPr>
        <w:t xml:space="preserve">, and also bring in estimated cost data. </w:t>
      </w:r>
    </w:p>
    <w:p w14:paraId="1B4C15A4" w14:textId="1E47B252" w:rsidR="004960B7" w:rsidRPr="003D7846" w:rsidRDefault="004960B7" w:rsidP="004960B7">
      <w:pPr>
        <w:pStyle w:val="Heading1"/>
        <w:rPr>
          <w:rFonts w:ascii="Times New Roman" w:eastAsia="Calibri Light" w:hAnsi="Times New Roman" w:cs="Times New Roman"/>
        </w:rPr>
      </w:pPr>
      <w:r w:rsidRPr="003D7846">
        <w:rPr>
          <w:rFonts w:ascii="Times New Roman" w:eastAsia="Calibri Light" w:hAnsi="Times New Roman" w:cs="Times New Roman"/>
        </w:rPr>
        <w:t xml:space="preserve">Cost Estimate and Capability Evaluations for the </w:t>
      </w:r>
      <w:r w:rsidR="004253DD" w:rsidRPr="003D7846">
        <w:rPr>
          <w:rFonts w:ascii="Times New Roman" w:eastAsia="Calibri Light" w:hAnsi="Times New Roman" w:cs="Times New Roman"/>
        </w:rPr>
        <w:t>Deterministic</w:t>
      </w:r>
      <w:r w:rsidRPr="003D7846">
        <w:rPr>
          <w:rFonts w:ascii="Times New Roman" w:eastAsia="Calibri Light" w:hAnsi="Times New Roman" w:cs="Times New Roman"/>
        </w:rPr>
        <w:t xml:space="preserve"> Model</w:t>
      </w:r>
    </w:p>
    <w:p w14:paraId="50E70799" w14:textId="29A92E35" w:rsidR="004960B7" w:rsidRPr="003D7846" w:rsidRDefault="004960B7" w:rsidP="004960B7">
      <w:pPr>
        <w:rPr>
          <w:rFonts w:ascii="Times New Roman" w:hAnsi="Times New Roman" w:cs="Times New Roman"/>
        </w:rPr>
      </w:pPr>
      <w:r w:rsidRPr="003D7846">
        <w:rPr>
          <w:rFonts w:ascii="Times New Roman" w:hAnsi="Times New Roman" w:cs="Times New Roman"/>
        </w:rPr>
        <w:t xml:space="preserve">In order to understand the monetary impact for decision makers there needs to be proper evaluation of several cost estimates. The key estimates we evaluate are: 1) aircraft protective shelters 2) fighter aircraft and </w:t>
      </w:r>
      <w:r w:rsidR="00A9363E" w:rsidRPr="003D7846">
        <w:rPr>
          <w:rFonts w:ascii="Times New Roman" w:hAnsi="Times New Roman" w:cs="Times New Roman"/>
        </w:rPr>
        <w:t>3</w:t>
      </w:r>
      <w:r w:rsidRPr="003D7846">
        <w:rPr>
          <w:rFonts w:ascii="Times New Roman" w:hAnsi="Times New Roman" w:cs="Times New Roman"/>
        </w:rPr>
        <w:t xml:space="preserve">) decoys.  </w:t>
      </w:r>
    </w:p>
    <w:p w14:paraId="4A1B5C50" w14:textId="77777777" w:rsidR="004960B7" w:rsidRPr="003D7846" w:rsidRDefault="004960B7" w:rsidP="004960B7">
      <w:pPr>
        <w:rPr>
          <w:rFonts w:ascii="Times New Roman" w:hAnsi="Times New Roman" w:cs="Times New Roman"/>
        </w:rPr>
      </w:pPr>
      <w:r w:rsidRPr="003D7846">
        <w:rPr>
          <w:rFonts w:ascii="Times New Roman" w:hAnsi="Times New Roman" w:cs="Times New Roman"/>
        </w:rPr>
        <w:t>The three shelter variations that contribute to aircraft protection are the hardened aircraft shelters (HAS), protective aircraft shelters (PAS), and deployable shelters. The HAS serves as housing for fighter aircraft and can withstand anywhere from 200 to 500+ pounds per square feet (PSI). The next capable shelter, the PAS, offers less protection and can withstand 50-200 PSI. Lastly, the deployable shelter is Kevlar lined which provides moderate protection from bomblet debris and can withstand less than 50 PSI. The volatility of resources, research of past shelter cost estimates and the inclusion of an inflation factor produces cost estimates presented in Table 1.</w:t>
      </w:r>
    </w:p>
    <w:p w14:paraId="2804993D" w14:textId="60BD58D7" w:rsidR="004960B7" w:rsidRPr="003D7846" w:rsidRDefault="004960B7" w:rsidP="004960B7">
      <w:pPr>
        <w:rPr>
          <w:rFonts w:ascii="Times New Roman" w:hAnsi="Times New Roman" w:cs="Times New Roman"/>
        </w:rPr>
      </w:pPr>
      <w:r w:rsidRPr="003D7846">
        <w:rPr>
          <w:rFonts w:ascii="Times New Roman" w:hAnsi="Times New Roman" w:cs="Times New Roman"/>
        </w:rPr>
        <w:t>In this research</w:t>
      </w:r>
      <w:r w:rsidR="00A9363E" w:rsidRPr="003D7846">
        <w:rPr>
          <w:rFonts w:ascii="Times New Roman" w:hAnsi="Times New Roman" w:cs="Times New Roman"/>
        </w:rPr>
        <w:t xml:space="preserve">, we use the F-35 as the sole aircraft under consideration because of </w:t>
      </w:r>
      <w:proofErr w:type="spellStart"/>
      <w:r w:rsidR="00A9363E" w:rsidRPr="003D7846">
        <w:rPr>
          <w:rFonts w:ascii="Times New Roman" w:hAnsi="Times New Roman" w:cs="Times New Roman"/>
        </w:rPr>
        <w:t>it’s</w:t>
      </w:r>
      <w:proofErr w:type="spellEnd"/>
      <w:r w:rsidR="00A9363E" w:rsidRPr="003D7846">
        <w:rPr>
          <w:rFonts w:ascii="Times New Roman" w:hAnsi="Times New Roman" w:cs="Times New Roman"/>
        </w:rPr>
        <w:t xml:space="preserve"> assumed utility in the INDOPACOM theatre due to its stealth technology.  </w:t>
      </w:r>
      <w:r w:rsidRPr="003D7846">
        <w:rPr>
          <w:rFonts w:ascii="Times New Roman" w:hAnsi="Times New Roman" w:cs="Times New Roman"/>
        </w:rPr>
        <w:t xml:space="preserve"> </w:t>
      </w:r>
      <w:r w:rsidR="00A9363E" w:rsidRPr="003D7846">
        <w:rPr>
          <w:rFonts w:ascii="Times New Roman" w:hAnsi="Times New Roman" w:cs="Times New Roman"/>
        </w:rPr>
        <w:t xml:space="preserve">We weren’t able to find a visual depiction of an F-35 </w:t>
      </w:r>
      <w:proofErr w:type="gramStart"/>
      <w:r w:rsidR="00A9363E" w:rsidRPr="003D7846">
        <w:rPr>
          <w:rFonts w:ascii="Times New Roman" w:hAnsi="Times New Roman" w:cs="Times New Roman"/>
        </w:rPr>
        <w:t>decoy, but</w:t>
      </w:r>
      <w:proofErr w:type="gramEnd"/>
      <w:r w:rsidR="00A9363E" w:rsidRPr="003D7846">
        <w:rPr>
          <w:rFonts w:ascii="Times New Roman" w:hAnsi="Times New Roman" w:cs="Times New Roman"/>
        </w:rPr>
        <w:t xml:space="preserve"> were able to find pictures for various other airframes.  </w:t>
      </w:r>
      <w:r w:rsidRPr="003D7846">
        <w:rPr>
          <w:rFonts w:ascii="Times New Roman" w:hAnsi="Times New Roman" w:cs="Times New Roman"/>
        </w:rPr>
        <w:t xml:space="preserve"> A visual representation of these decoys can be observed in Figure</w:t>
      </w:r>
      <w:r w:rsidR="0052448D" w:rsidRPr="003D7846">
        <w:rPr>
          <w:rFonts w:ascii="Times New Roman" w:hAnsi="Times New Roman" w:cs="Times New Roman"/>
        </w:rPr>
        <w:t xml:space="preserve"> 15</w:t>
      </w:r>
      <w:r w:rsidRPr="003D7846">
        <w:rPr>
          <w:rFonts w:ascii="Times New Roman" w:hAnsi="Times New Roman" w:cs="Times New Roman"/>
        </w:rPr>
        <w:t xml:space="preserve"> </w:t>
      </w:r>
      <w:sdt>
        <w:sdtPr>
          <w:rPr>
            <w:rFonts w:ascii="Times New Roman" w:hAnsi="Times New Roman" w:cs="Times New Roman"/>
          </w:rPr>
          <w:tag w:val="MENDELEY_CITATION_v3_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"/>
          <w:id w:val="1344894942"/>
          <w:placeholder>
            <w:docPart w:val="5A6D810136FE4B198FCCFBE9BA76725A"/>
          </w:placeholder>
        </w:sdtPr>
        <w:sdtContent>
          <w:r w:rsidR="00FE4DB0" w:rsidRPr="003D7846">
            <w:rPr>
              <w:rFonts w:ascii="Times New Roman" w:eastAsia="Times New Roman" w:hAnsi="Times New Roman" w:cs="Times New Roman"/>
            </w:rPr>
            <w:t>(</w:t>
          </w:r>
          <w:r w:rsidR="00FE4DB0" w:rsidRPr="003D7846">
            <w:rPr>
              <w:rFonts w:ascii="Times New Roman" w:eastAsia="Times New Roman" w:hAnsi="Times New Roman" w:cs="Times New Roman"/>
              <w:i/>
              <w:iCs/>
            </w:rPr>
            <w:t>Inflatable Military Aircraft</w:t>
          </w:r>
          <w:r w:rsidR="00FE4DB0" w:rsidRPr="003D7846">
            <w:rPr>
              <w:rFonts w:ascii="Times New Roman" w:eastAsia="Times New Roman" w:hAnsi="Times New Roman" w:cs="Times New Roman"/>
            </w:rPr>
            <w:t>, n.d.)</w:t>
          </w:r>
        </w:sdtContent>
      </w:sdt>
      <w:r w:rsidRPr="003D7846">
        <w:rPr>
          <w:rFonts w:ascii="Times New Roman" w:hAnsi="Times New Roman" w:cs="Times New Roman"/>
        </w:rPr>
        <w:t>.</w:t>
      </w:r>
    </w:p>
    <w:p w14:paraId="40AB982A" w14:textId="31A774FA" w:rsidR="004F6E80" w:rsidRPr="003D7846" w:rsidRDefault="004960B7" w:rsidP="0052448D">
      <w:pPr>
        <w:keepNext/>
        <w:rPr>
          <w:rFonts w:ascii="Times New Roman" w:hAnsi="Times New Roman" w:cs="Times New Roman"/>
        </w:rPr>
      </w:pPr>
      <w:r w:rsidRPr="003D7846">
        <w:rPr>
          <w:rFonts w:ascii="Times New Roman" w:hAnsi="Times New Roman" w:cs="Times New Roman"/>
          <w:noProof/>
        </w:rPr>
        <w:lastRenderedPageBreak/>
        <w:drawing>
          <wp:inline distT="0" distB="0" distL="0" distR="0" wp14:anchorId="1FA637E8" wp14:editId="46BB8FC1">
            <wp:extent cx="1893873" cy="1266527"/>
            <wp:effectExtent l="0" t="0" r="0" b="0"/>
            <wp:docPr id="1244627355" name="Picture 1244627355" title="F22 Deco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3873" cy="1266527"/>
                    </a:xfrm>
                    <a:prstGeom prst="rect">
                      <a:avLst/>
                    </a:prstGeom>
                  </pic:spPr>
                </pic:pic>
              </a:graphicData>
            </a:graphic>
          </wp:inline>
        </w:drawing>
      </w:r>
      <w:r w:rsidR="0052448D" w:rsidRPr="003D7846">
        <w:rPr>
          <w:rFonts w:ascii="Times New Roman" w:hAnsi="Times New Roman" w:cs="Times New Roman"/>
        </w:rPr>
        <w:t xml:space="preserve">      </w:t>
      </w:r>
      <w:r w:rsidRPr="003D7846">
        <w:rPr>
          <w:rFonts w:ascii="Times New Roman" w:hAnsi="Times New Roman" w:cs="Times New Roman"/>
          <w:noProof/>
        </w:rPr>
        <w:drawing>
          <wp:inline distT="0" distB="0" distL="0" distR="0" wp14:anchorId="2486BC1A" wp14:editId="3AE374F2">
            <wp:extent cx="1690255" cy="1261311"/>
            <wp:effectExtent l="0" t="0" r="5715" b="0"/>
            <wp:docPr id="1126007186" name="Picture 112600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t="5740"/>
                    <a:stretch>
                      <a:fillRect/>
                    </a:stretch>
                  </pic:blipFill>
                  <pic:spPr>
                    <a:xfrm>
                      <a:off x="0" y="0"/>
                      <a:ext cx="1706166" cy="1273184"/>
                    </a:xfrm>
                    <a:prstGeom prst="rect">
                      <a:avLst/>
                    </a:prstGeom>
                  </pic:spPr>
                </pic:pic>
              </a:graphicData>
            </a:graphic>
          </wp:inline>
        </w:drawing>
      </w:r>
      <w:r w:rsidR="0052448D" w:rsidRPr="003D7846">
        <w:rPr>
          <w:rFonts w:ascii="Times New Roman" w:hAnsi="Times New Roman" w:cs="Times New Roman"/>
        </w:rPr>
        <w:t xml:space="preserve">         </w:t>
      </w:r>
      <w:r w:rsidRPr="003D7846">
        <w:rPr>
          <w:rFonts w:ascii="Times New Roman" w:hAnsi="Times New Roman" w:cs="Times New Roman"/>
          <w:noProof/>
        </w:rPr>
        <w:drawing>
          <wp:inline distT="0" distB="0" distL="0" distR="0" wp14:anchorId="53C147DC" wp14:editId="38EEA0E2">
            <wp:extent cx="1725717" cy="1254740"/>
            <wp:effectExtent l="0" t="0" r="0" b="0"/>
            <wp:docPr id="435762525" name="Picture 43576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25717" cy="1254740"/>
                    </a:xfrm>
                    <a:prstGeom prst="rect">
                      <a:avLst/>
                    </a:prstGeom>
                  </pic:spPr>
                </pic:pic>
              </a:graphicData>
            </a:graphic>
          </wp:inline>
        </w:drawing>
      </w:r>
    </w:p>
    <w:p w14:paraId="53779279" w14:textId="19A2399D" w:rsidR="004960B7" w:rsidRPr="003D7846" w:rsidRDefault="004F6E80" w:rsidP="004F6E8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52448D" w:rsidRPr="003D7846">
        <w:rPr>
          <w:rFonts w:ascii="Times New Roman" w:hAnsi="Times New Roman" w:cs="Times New Roman"/>
          <w:noProof/>
        </w:rPr>
        <w:t>15</w:t>
      </w:r>
      <w:r w:rsidR="00B371AD" w:rsidRPr="003D7846">
        <w:rPr>
          <w:rFonts w:ascii="Times New Roman" w:hAnsi="Times New Roman" w:cs="Times New Roman"/>
          <w:noProof/>
        </w:rPr>
        <w:fldChar w:fldCharType="end"/>
      </w:r>
      <w:r w:rsidRPr="003D7846">
        <w:rPr>
          <w:rFonts w:ascii="Times New Roman" w:hAnsi="Times New Roman" w:cs="Times New Roman"/>
        </w:rPr>
        <w:t xml:space="preserve">: </w:t>
      </w:r>
      <w:r w:rsidR="0052448D" w:rsidRPr="003D7846">
        <w:rPr>
          <w:rFonts w:ascii="Times New Roman" w:hAnsi="Times New Roman" w:cs="Times New Roman"/>
        </w:rPr>
        <w:t>Various Air-Inflatable Decoy Aircraft</w:t>
      </w:r>
    </w:p>
    <w:p w14:paraId="4F5112A3" w14:textId="2D088013" w:rsidR="004960B7" w:rsidRPr="003D7846" w:rsidRDefault="004960B7" w:rsidP="004960B7">
      <w:pPr>
        <w:rPr>
          <w:rFonts w:ascii="Times New Roman" w:hAnsi="Times New Roman" w:cs="Times New Roman"/>
        </w:rPr>
      </w:pPr>
      <w:r w:rsidRPr="003D7846">
        <w:rPr>
          <w:rFonts w:ascii="Times New Roman" w:hAnsi="Times New Roman" w:cs="Times New Roman"/>
        </w:rPr>
        <w:t>The ability of modern-day technology to incorporate different sensory and visual deception techniques further supports the viability of utilizing more affordable options, such as fighter aircraft decoys. The cost estimates for the fighter aircraft and their associated decoys are presented in Table 2.</w:t>
      </w:r>
    </w:p>
    <w:p w14:paraId="2DE1873A" w14:textId="1C47972B" w:rsidR="004960B7" w:rsidRPr="003D7846" w:rsidRDefault="004960B7" w:rsidP="004960B7">
      <w:pPr>
        <w:pStyle w:val="Caption"/>
        <w:keepNext/>
        <w:jc w:val="center"/>
        <w:rPr>
          <w:rFonts w:ascii="Times New Roman" w:hAnsi="Times New Roman" w:cs="Times New Roman"/>
        </w:rPr>
      </w:pPr>
      <w:r w:rsidRPr="003D7846">
        <w:rPr>
          <w:rFonts w:ascii="Times New Roman" w:hAnsi="Times New Roman" w:cs="Times New Roman"/>
        </w:rPr>
        <w:t xml:space="preserve">Table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Table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2</w:t>
      </w:r>
      <w:r w:rsidR="00B371AD" w:rsidRPr="003D7846">
        <w:rPr>
          <w:rFonts w:ascii="Times New Roman" w:hAnsi="Times New Roman" w:cs="Times New Roman"/>
          <w:noProof/>
        </w:rPr>
        <w:fldChar w:fldCharType="end"/>
      </w:r>
    </w:p>
    <w:tbl>
      <w:tblPr>
        <w:tblStyle w:val="TableGrid"/>
        <w:tblW w:w="9360" w:type="dxa"/>
        <w:jc w:val="center"/>
        <w:tblLayout w:type="fixed"/>
        <w:tblLook w:val="06A0" w:firstRow="1" w:lastRow="0" w:firstColumn="1" w:lastColumn="0" w:noHBand="1" w:noVBand="1"/>
      </w:tblPr>
      <w:tblGrid>
        <w:gridCol w:w="4680"/>
        <w:gridCol w:w="4680"/>
      </w:tblGrid>
      <w:tr w:rsidR="004960B7" w:rsidRPr="003D7846" w14:paraId="623737A8" w14:textId="77777777" w:rsidTr="004960B7">
        <w:trPr>
          <w:trHeight w:val="300"/>
          <w:jc w:val="center"/>
        </w:trPr>
        <w:tc>
          <w:tcPr>
            <w:tcW w:w="4680" w:type="dxa"/>
          </w:tcPr>
          <w:p w14:paraId="7444E92E" w14:textId="77777777" w:rsidR="004960B7" w:rsidRPr="003D7846" w:rsidRDefault="004960B7" w:rsidP="00B371AD">
            <w:pPr>
              <w:jc w:val="center"/>
              <w:rPr>
                <w:rFonts w:ascii="Times New Roman" w:hAnsi="Times New Roman" w:cs="Times New Roman"/>
              </w:rPr>
            </w:pPr>
            <w:r w:rsidRPr="003D7846">
              <w:rPr>
                <w:rFonts w:ascii="Times New Roman" w:hAnsi="Times New Roman" w:cs="Times New Roman"/>
              </w:rPr>
              <w:t xml:space="preserve">System </w:t>
            </w:r>
          </w:p>
        </w:tc>
        <w:tc>
          <w:tcPr>
            <w:tcW w:w="4680" w:type="dxa"/>
          </w:tcPr>
          <w:p w14:paraId="12B26E1E" w14:textId="3A0633A0" w:rsidR="004960B7" w:rsidRPr="003D7846" w:rsidRDefault="004960B7" w:rsidP="00B371AD">
            <w:pPr>
              <w:jc w:val="center"/>
              <w:rPr>
                <w:rFonts w:ascii="Times New Roman" w:hAnsi="Times New Roman" w:cs="Times New Roman"/>
              </w:rPr>
            </w:pPr>
            <w:r w:rsidRPr="003D7846">
              <w:rPr>
                <w:rFonts w:ascii="Times New Roman" w:hAnsi="Times New Roman" w:cs="Times New Roman"/>
              </w:rPr>
              <w:t>Cost FY23$ (millions of dollars)</w:t>
            </w:r>
          </w:p>
        </w:tc>
      </w:tr>
      <w:tr w:rsidR="004960B7" w:rsidRPr="003D7846" w14:paraId="40BBEEEA" w14:textId="77777777" w:rsidTr="004960B7">
        <w:trPr>
          <w:trHeight w:val="300"/>
          <w:jc w:val="center"/>
        </w:trPr>
        <w:tc>
          <w:tcPr>
            <w:tcW w:w="4680" w:type="dxa"/>
          </w:tcPr>
          <w:p w14:paraId="7B5F2229" w14:textId="77777777" w:rsidR="004960B7" w:rsidRPr="003D7846" w:rsidRDefault="004960B7" w:rsidP="00B371AD">
            <w:pPr>
              <w:jc w:val="center"/>
              <w:rPr>
                <w:rFonts w:ascii="Times New Roman" w:hAnsi="Times New Roman" w:cs="Times New Roman"/>
              </w:rPr>
            </w:pPr>
            <w:r w:rsidRPr="003D7846">
              <w:rPr>
                <w:rFonts w:ascii="Times New Roman" w:hAnsi="Times New Roman" w:cs="Times New Roman"/>
              </w:rPr>
              <w:t>HAS</w:t>
            </w:r>
          </w:p>
        </w:tc>
        <w:tc>
          <w:tcPr>
            <w:tcW w:w="4680" w:type="dxa"/>
          </w:tcPr>
          <w:p w14:paraId="0BAE81F3" w14:textId="77777777" w:rsidR="004960B7" w:rsidRPr="003D7846" w:rsidRDefault="004960B7" w:rsidP="004F6E80">
            <w:pPr>
              <w:jc w:val="center"/>
              <w:rPr>
                <w:rFonts w:ascii="Times New Roman" w:hAnsi="Times New Roman" w:cs="Times New Roman"/>
              </w:rPr>
            </w:pPr>
            <w:r w:rsidRPr="003D7846">
              <w:rPr>
                <w:rFonts w:ascii="Times New Roman" w:hAnsi="Times New Roman" w:cs="Times New Roman"/>
              </w:rPr>
              <w:t>7.2</w:t>
            </w:r>
          </w:p>
        </w:tc>
      </w:tr>
      <w:tr w:rsidR="004960B7" w:rsidRPr="003D7846" w14:paraId="25B96956" w14:textId="77777777" w:rsidTr="004960B7">
        <w:trPr>
          <w:trHeight w:val="300"/>
          <w:jc w:val="center"/>
        </w:trPr>
        <w:tc>
          <w:tcPr>
            <w:tcW w:w="4680" w:type="dxa"/>
          </w:tcPr>
          <w:p w14:paraId="04C96439" w14:textId="77777777" w:rsidR="004960B7" w:rsidRPr="003D7846" w:rsidRDefault="004960B7" w:rsidP="00B371AD">
            <w:pPr>
              <w:jc w:val="center"/>
              <w:rPr>
                <w:rFonts w:ascii="Times New Roman" w:hAnsi="Times New Roman" w:cs="Times New Roman"/>
              </w:rPr>
            </w:pPr>
            <w:r w:rsidRPr="003D7846">
              <w:rPr>
                <w:rFonts w:ascii="Times New Roman" w:hAnsi="Times New Roman" w:cs="Times New Roman"/>
              </w:rPr>
              <w:t>PAS</w:t>
            </w:r>
          </w:p>
        </w:tc>
        <w:tc>
          <w:tcPr>
            <w:tcW w:w="4680" w:type="dxa"/>
          </w:tcPr>
          <w:p w14:paraId="3D1690AF" w14:textId="77777777" w:rsidR="004960B7" w:rsidRPr="003D7846" w:rsidRDefault="004960B7" w:rsidP="004F6E80">
            <w:pPr>
              <w:jc w:val="center"/>
              <w:rPr>
                <w:rFonts w:ascii="Times New Roman" w:hAnsi="Times New Roman" w:cs="Times New Roman"/>
              </w:rPr>
            </w:pPr>
            <w:r w:rsidRPr="003D7846">
              <w:rPr>
                <w:rFonts w:ascii="Times New Roman" w:hAnsi="Times New Roman" w:cs="Times New Roman"/>
              </w:rPr>
              <w:t>3.6</w:t>
            </w:r>
          </w:p>
        </w:tc>
      </w:tr>
      <w:tr w:rsidR="004960B7" w:rsidRPr="003D7846" w14:paraId="5561BCB0" w14:textId="77777777" w:rsidTr="004960B7">
        <w:trPr>
          <w:trHeight w:val="300"/>
          <w:jc w:val="center"/>
        </w:trPr>
        <w:tc>
          <w:tcPr>
            <w:tcW w:w="4680" w:type="dxa"/>
          </w:tcPr>
          <w:p w14:paraId="550AC0F6" w14:textId="77777777" w:rsidR="004960B7" w:rsidRPr="003D7846" w:rsidRDefault="004960B7" w:rsidP="00B371AD">
            <w:pPr>
              <w:jc w:val="center"/>
              <w:rPr>
                <w:rFonts w:ascii="Times New Roman" w:hAnsi="Times New Roman" w:cs="Times New Roman"/>
              </w:rPr>
            </w:pPr>
            <w:r w:rsidRPr="003D7846">
              <w:rPr>
                <w:rFonts w:ascii="Times New Roman" w:hAnsi="Times New Roman" w:cs="Times New Roman"/>
              </w:rPr>
              <w:t>Deployable Shelter</w:t>
            </w:r>
          </w:p>
        </w:tc>
        <w:tc>
          <w:tcPr>
            <w:tcW w:w="4680" w:type="dxa"/>
          </w:tcPr>
          <w:p w14:paraId="18998A77" w14:textId="77777777" w:rsidR="004960B7" w:rsidRPr="003D7846" w:rsidRDefault="004960B7" w:rsidP="004F6E80">
            <w:pPr>
              <w:jc w:val="center"/>
              <w:rPr>
                <w:rFonts w:ascii="Times New Roman" w:hAnsi="Times New Roman" w:cs="Times New Roman"/>
              </w:rPr>
            </w:pPr>
            <w:r w:rsidRPr="003D7846">
              <w:rPr>
                <w:rFonts w:ascii="Times New Roman" w:hAnsi="Times New Roman" w:cs="Times New Roman"/>
              </w:rPr>
              <w:t>0.4</w:t>
            </w:r>
          </w:p>
        </w:tc>
      </w:tr>
      <w:tr w:rsidR="004960B7" w:rsidRPr="003D7846" w14:paraId="6BFDB17A" w14:textId="77777777" w:rsidTr="004960B7">
        <w:trPr>
          <w:trHeight w:val="300"/>
          <w:jc w:val="center"/>
        </w:trPr>
        <w:tc>
          <w:tcPr>
            <w:tcW w:w="4680" w:type="dxa"/>
          </w:tcPr>
          <w:p w14:paraId="148C1EFB" w14:textId="206DF034" w:rsidR="004960B7" w:rsidRPr="003D7846" w:rsidRDefault="004960B7" w:rsidP="00B371AD">
            <w:pPr>
              <w:jc w:val="center"/>
              <w:rPr>
                <w:rFonts w:ascii="Times New Roman" w:hAnsi="Times New Roman" w:cs="Times New Roman"/>
              </w:rPr>
            </w:pPr>
            <w:r w:rsidRPr="003D7846">
              <w:rPr>
                <w:rFonts w:ascii="Times New Roman" w:hAnsi="Times New Roman" w:cs="Times New Roman"/>
              </w:rPr>
              <w:t>Air Inflatable Fighter Decoy</w:t>
            </w:r>
          </w:p>
        </w:tc>
        <w:tc>
          <w:tcPr>
            <w:tcW w:w="4680" w:type="dxa"/>
          </w:tcPr>
          <w:p w14:paraId="5E8D40D9" w14:textId="64B756F3" w:rsidR="004960B7" w:rsidRPr="003D7846" w:rsidRDefault="004960B7" w:rsidP="004F6E80">
            <w:pPr>
              <w:jc w:val="center"/>
              <w:rPr>
                <w:rFonts w:ascii="Times New Roman" w:hAnsi="Times New Roman" w:cs="Times New Roman"/>
              </w:rPr>
            </w:pPr>
            <w:r w:rsidRPr="003D7846">
              <w:rPr>
                <w:rFonts w:ascii="Times New Roman" w:hAnsi="Times New Roman" w:cs="Times New Roman"/>
              </w:rPr>
              <w:t>0.1</w:t>
            </w:r>
          </w:p>
        </w:tc>
      </w:tr>
      <w:tr w:rsidR="004960B7" w:rsidRPr="003D7846" w14:paraId="29B137CD" w14:textId="77777777" w:rsidTr="004960B7">
        <w:trPr>
          <w:trHeight w:val="300"/>
          <w:jc w:val="center"/>
        </w:trPr>
        <w:tc>
          <w:tcPr>
            <w:tcW w:w="4680" w:type="dxa"/>
          </w:tcPr>
          <w:p w14:paraId="7E8E7DB1" w14:textId="73A84DA0" w:rsidR="004960B7" w:rsidRPr="003D7846" w:rsidRDefault="004960B7" w:rsidP="00B371AD">
            <w:pPr>
              <w:jc w:val="center"/>
              <w:rPr>
                <w:rFonts w:ascii="Times New Roman" w:hAnsi="Times New Roman" w:cs="Times New Roman"/>
              </w:rPr>
            </w:pPr>
            <w:r w:rsidRPr="003D7846">
              <w:rPr>
                <w:rFonts w:ascii="Times New Roman" w:hAnsi="Times New Roman" w:cs="Times New Roman"/>
              </w:rPr>
              <w:t>F-35</w:t>
            </w:r>
          </w:p>
        </w:tc>
        <w:tc>
          <w:tcPr>
            <w:tcW w:w="4680" w:type="dxa"/>
          </w:tcPr>
          <w:p w14:paraId="3B78F08D" w14:textId="7A482B75" w:rsidR="004960B7" w:rsidRPr="003D7846" w:rsidRDefault="004960B7" w:rsidP="004F6E80">
            <w:pPr>
              <w:jc w:val="center"/>
              <w:rPr>
                <w:rFonts w:ascii="Times New Roman" w:hAnsi="Times New Roman" w:cs="Times New Roman"/>
              </w:rPr>
            </w:pPr>
            <w:r w:rsidRPr="003D7846">
              <w:rPr>
                <w:rFonts w:ascii="Times New Roman" w:hAnsi="Times New Roman" w:cs="Times New Roman"/>
              </w:rPr>
              <w:t>78</w:t>
            </w:r>
          </w:p>
        </w:tc>
      </w:tr>
    </w:tbl>
    <w:p w14:paraId="7FE4B3D1" w14:textId="77777777" w:rsidR="00A9363E" w:rsidRPr="003D7846" w:rsidRDefault="00A9363E" w:rsidP="004960B7">
      <w:pPr>
        <w:rPr>
          <w:rFonts w:ascii="Times New Roman" w:hAnsi="Times New Roman" w:cs="Times New Roman"/>
        </w:rPr>
      </w:pPr>
    </w:p>
    <w:p w14:paraId="27228328" w14:textId="19D8DB45" w:rsidR="00BB5B02" w:rsidRPr="003D7846" w:rsidRDefault="00BB5B02" w:rsidP="007905A3">
      <w:pPr>
        <w:pStyle w:val="Heading1"/>
        <w:rPr>
          <w:rFonts w:ascii="Times New Roman" w:hAnsi="Times New Roman" w:cs="Times New Roman"/>
        </w:rPr>
      </w:pPr>
      <w:r w:rsidRPr="003D7846">
        <w:rPr>
          <w:rFonts w:ascii="Times New Roman" w:hAnsi="Times New Roman" w:cs="Times New Roman"/>
        </w:rPr>
        <w:t xml:space="preserve">Building the </w:t>
      </w:r>
      <w:r w:rsidR="004253DD" w:rsidRPr="003D7846">
        <w:rPr>
          <w:rFonts w:ascii="Times New Roman" w:hAnsi="Times New Roman" w:cs="Times New Roman"/>
        </w:rPr>
        <w:t xml:space="preserve">Deterministic </w:t>
      </w:r>
      <w:r w:rsidRPr="003D7846">
        <w:rPr>
          <w:rFonts w:ascii="Times New Roman" w:hAnsi="Times New Roman" w:cs="Times New Roman"/>
        </w:rPr>
        <w:t>Model</w:t>
      </w:r>
    </w:p>
    <w:p w14:paraId="59783AF1" w14:textId="77777777" w:rsidR="004960B7" w:rsidRPr="003D7846" w:rsidRDefault="004960B7" w:rsidP="004960B7">
      <w:pPr>
        <w:rPr>
          <w:rFonts w:ascii="Times New Roman" w:hAnsi="Times New Roman" w:cs="Times New Roman"/>
        </w:rPr>
      </w:pPr>
    </w:p>
    <w:p w14:paraId="2F0BD61E" w14:textId="55307BD4" w:rsidR="00BB3CB4" w:rsidRPr="003D7846" w:rsidRDefault="004960B7" w:rsidP="00BB5B02">
      <w:pPr>
        <w:rPr>
          <w:rFonts w:ascii="Times New Roman" w:hAnsi="Times New Roman" w:cs="Times New Roman"/>
        </w:rPr>
      </w:pPr>
      <w:r w:rsidRPr="003D7846">
        <w:rPr>
          <w:rFonts w:ascii="Times New Roman" w:hAnsi="Times New Roman" w:cs="Times New Roman"/>
        </w:rPr>
        <w:t>For the</w:t>
      </w:r>
      <w:r w:rsidR="004253DD" w:rsidRPr="003D7846">
        <w:rPr>
          <w:rFonts w:ascii="Times New Roman" w:hAnsi="Times New Roman" w:cs="Times New Roman"/>
        </w:rPr>
        <w:t xml:space="preserve"> Deterministic Model</w:t>
      </w:r>
      <w:r w:rsidRPr="003D7846">
        <w:rPr>
          <w:rFonts w:ascii="Times New Roman" w:hAnsi="Times New Roman" w:cs="Times New Roman"/>
        </w:rPr>
        <w:t>,</w:t>
      </w:r>
      <w:r w:rsidR="00BB3CB4" w:rsidRPr="003D7846">
        <w:rPr>
          <w:rFonts w:ascii="Times New Roman" w:hAnsi="Times New Roman" w:cs="Times New Roman"/>
        </w:rPr>
        <w:t xml:space="preserve"> </w:t>
      </w:r>
      <w:r w:rsidRPr="003D7846">
        <w:rPr>
          <w:rFonts w:ascii="Times New Roman" w:hAnsi="Times New Roman" w:cs="Times New Roman"/>
        </w:rPr>
        <w:t>w</w:t>
      </w:r>
      <w:r w:rsidR="00BB3CB4" w:rsidRPr="003D7846">
        <w:rPr>
          <w:rFonts w:ascii="Times New Roman" w:hAnsi="Times New Roman" w:cs="Times New Roman"/>
        </w:rPr>
        <w:t>e assume a fighter squadron of 24 aircraft</w:t>
      </w:r>
      <w:r w:rsidR="007E6DA5" w:rsidRPr="003D7846">
        <w:rPr>
          <w:rFonts w:ascii="Times New Roman" w:hAnsi="Times New Roman" w:cs="Times New Roman"/>
        </w:rPr>
        <w:t xml:space="preserve"> and that aircraft will be parked under shelters if they are available.</w:t>
      </w:r>
      <w:r w:rsidRPr="003D7846">
        <w:rPr>
          <w:rFonts w:ascii="Times New Roman" w:hAnsi="Times New Roman" w:cs="Times New Roman"/>
        </w:rPr>
        <w:t xml:space="preserve">  If shelters are not available, they will be parked in the open.  </w:t>
      </w:r>
    </w:p>
    <w:p w14:paraId="40B75B91" w14:textId="5D841474" w:rsidR="00BB3CB4" w:rsidRPr="003D7846" w:rsidRDefault="00BB3CB4" w:rsidP="00BB5B02">
      <w:pPr>
        <w:rPr>
          <w:rFonts w:ascii="Times New Roman" w:hAnsi="Times New Roman" w:cs="Times New Roman"/>
        </w:rPr>
      </w:pPr>
      <w:r w:rsidRPr="003D7846">
        <w:rPr>
          <w:rFonts w:ascii="Times New Roman" w:hAnsi="Times New Roman" w:cs="Times New Roman"/>
        </w:rPr>
        <w:tab/>
        <w:t>Aircraft = 24</w:t>
      </w:r>
    </w:p>
    <w:p w14:paraId="2F1187C6" w14:textId="1C0AE6DE" w:rsidR="007E6DA5" w:rsidRPr="003D7846" w:rsidRDefault="007E6DA5" w:rsidP="00BB5B02">
      <w:pPr>
        <w:rPr>
          <w:rFonts w:ascii="Times New Roman" w:hAnsi="Times New Roman" w:cs="Times New Roman"/>
        </w:rPr>
      </w:pPr>
      <w:r w:rsidRPr="003D7846">
        <w:rPr>
          <w:rFonts w:ascii="Times New Roman" w:hAnsi="Times New Roman" w:cs="Times New Roman"/>
        </w:rPr>
        <w:tab/>
        <w:t>Open = Aircraft – HAS – PAS - SUN</w:t>
      </w:r>
    </w:p>
    <w:p w14:paraId="44DC24ED" w14:textId="2C234A28" w:rsidR="00BB5B02" w:rsidRPr="003D7846" w:rsidRDefault="004960B7" w:rsidP="00BB5B02">
      <w:pPr>
        <w:rPr>
          <w:rFonts w:ascii="Times New Roman" w:hAnsi="Times New Roman" w:cs="Times New Roman"/>
        </w:rPr>
      </w:pPr>
      <w:r w:rsidRPr="003D7846">
        <w:rPr>
          <w:rFonts w:ascii="Times New Roman" w:hAnsi="Times New Roman" w:cs="Times New Roman"/>
        </w:rPr>
        <w:t>The model inputs are defined by the number of shelters or decoys that one could potentially acquire</w:t>
      </w:r>
      <w:r w:rsidR="00AF40BD" w:rsidRPr="003D7846">
        <w:rPr>
          <w:rFonts w:ascii="Times New Roman" w:hAnsi="Times New Roman" w:cs="Times New Roman"/>
        </w:rPr>
        <w:t xml:space="preserve">.  The </w:t>
      </w:r>
      <w:r w:rsidR="004253DD" w:rsidRPr="003D7846">
        <w:rPr>
          <w:rFonts w:ascii="Times New Roman" w:hAnsi="Times New Roman" w:cs="Times New Roman"/>
        </w:rPr>
        <w:t>Deterministic</w:t>
      </w:r>
      <w:r w:rsidR="00AF40BD" w:rsidRPr="003D7846">
        <w:rPr>
          <w:rFonts w:ascii="Times New Roman" w:hAnsi="Times New Roman" w:cs="Times New Roman"/>
        </w:rPr>
        <w:t xml:space="preserve"> model will look at full enumeration of the four inputs under the specified ranges.</w:t>
      </w:r>
    </w:p>
    <w:p w14:paraId="21D5469A" w14:textId="76C96656" w:rsidR="00BB3CB4" w:rsidRPr="003D7846" w:rsidRDefault="00BB3CB4" w:rsidP="004960B7">
      <w:pPr>
        <w:ind w:left="720"/>
        <w:rPr>
          <w:rFonts w:ascii="Times New Roman" w:hAnsi="Times New Roman" w:cs="Times New Roman"/>
        </w:rPr>
      </w:pPr>
      <w:r w:rsidRPr="003D7846">
        <w:rPr>
          <w:rFonts w:ascii="Times New Roman" w:hAnsi="Times New Roman" w:cs="Times New Roman"/>
        </w:rPr>
        <w:t xml:space="preserve">HAS, PAS, SUN, DECOY ϵ </w:t>
      </w:r>
      <w:r w:rsidR="004960B7" w:rsidRPr="003D7846">
        <w:rPr>
          <w:rFonts w:ascii="Times New Roman" w:hAnsi="Times New Roman" w:cs="Times New Roman"/>
        </w:rPr>
        <w:t>[</w:t>
      </w:r>
      <w:r w:rsidRPr="003D7846">
        <w:rPr>
          <w:rFonts w:ascii="Times New Roman" w:hAnsi="Times New Roman" w:cs="Times New Roman"/>
        </w:rPr>
        <w:t>0: 24</w:t>
      </w:r>
      <w:r w:rsidR="004960B7" w:rsidRPr="003D7846">
        <w:rPr>
          <w:rFonts w:ascii="Times New Roman" w:hAnsi="Times New Roman" w:cs="Times New Roman"/>
        </w:rPr>
        <w:t>]</w:t>
      </w:r>
    </w:p>
    <w:p w14:paraId="162E751B" w14:textId="77777777" w:rsidR="00BB3CB4" w:rsidRPr="003D7846" w:rsidRDefault="00BB3CB4" w:rsidP="004960B7">
      <w:pPr>
        <w:ind w:left="720"/>
        <w:rPr>
          <w:rFonts w:ascii="Times New Roman" w:hAnsi="Times New Roman" w:cs="Times New Roman"/>
        </w:rPr>
      </w:pPr>
      <w:r w:rsidRPr="003D7846">
        <w:rPr>
          <w:rFonts w:ascii="Times New Roman" w:hAnsi="Times New Roman" w:cs="Times New Roman"/>
        </w:rPr>
        <w:t>Where:</w:t>
      </w:r>
    </w:p>
    <w:p w14:paraId="549B655D" w14:textId="70829B35" w:rsidR="00BB3CB4" w:rsidRPr="003D7846" w:rsidRDefault="00BB3CB4" w:rsidP="004960B7">
      <w:pPr>
        <w:ind w:left="720"/>
        <w:rPr>
          <w:rFonts w:ascii="Times New Roman" w:hAnsi="Times New Roman" w:cs="Times New Roman"/>
        </w:rPr>
      </w:pPr>
      <w:r w:rsidRPr="003D7846">
        <w:rPr>
          <w:rFonts w:ascii="Times New Roman" w:hAnsi="Times New Roman" w:cs="Times New Roman"/>
        </w:rPr>
        <w:t>HAS = # of Hardened Shelters</w:t>
      </w:r>
    </w:p>
    <w:p w14:paraId="5D893A50" w14:textId="1CE78FF7" w:rsidR="00BB3CB4" w:rsidRPr="003D7846" w:rsidRDefault="00BB3CB4" w:rsidP="004960B7">
      <w:pPr>
        <w:ind w:left="720"/>
        <w:rPr>
          <w:rFonts w:ascii="Times New Roman" w:hAnsi="Times New Roman" w:cs="Times New Roman"/>
        </w:rPr>
      </w:pPr>
      <w:r w:rsidRPr="003D7846">
        <w:rPr>
          <w:rFonts w:ascii="Times New Roman" w:hAnsi="Times New Roman" w:cs="Times New Roman"/>
        </w:rPr>
        <w:t>PAS = # of Protective Shelters</w:t>
      </w:r>
    </w:p>
    <w:p w14:paraId="7A8AC746" w14:textId="5C01A38D" w:rsidR="00BB3CB4" w:rsidRPr="003D7846" w:rsidRDefault="00BB3CB4" w:rsidP="004960B7">
      <w:pPr>
        <w:ind w:left="720"/>
        <w:rPr>
          <w:rFonts w:ascii="Times New Roman" w:hAnsi="Times New Roman" w:cs="Times New Roman"/>
        </w:rPr>
      </w:pPr>
      <w:r w:rsidRPr="003D7846">
        <w:rPr>
          <w:rFonts w:ascii="Times New Roman" w:hAnsi="Times New Roman" w:cs="Times New Roman"/>
        </w:rPr>
        <w:t>SUN = # of sunshades (Concealed parking but offers no protection)</w:t>
      </w:r>
    </w:p>
    <w:p w14:paraId="45EC41DF" w14:textId="302A36CE" w:rsidR="00BB3CB4" w:rsidRPr="003D7846" w:rsidRDefault="00BB3CB4" w:rsidP="004960B7">
      <w:pPr>
        <w:ind w:left="720"/>
        <w:rPr>
          <w:rFonts w:ascii="Times New Roman" w:hAnsi="Times New Roman" w:cs="Times New Roman"/>
        </w:rPr>
      </w:pPr>
      <w:r w:rsidRPr="003D7846">
        <w:rPr>
          <w:rFonts w:ascii="Times New Roman" w:hAnsi="Times New Roman" w:cs="Times New Roman"/>
        </w:rPr>
        <w:t xml:space="preserve">DECOY = # of decoy aircraft.  </w:t>
      </w:r>
    </w:p>
    <w:p w14:paraId="5E8537E1" w14:textId="0D93E652" w:rsidR="00BB3CB4" w:rsidRPr="003D7846" w:rsidRDefault="00AF40BD" w:rsidP="004E1F08">
      <w:pPr>
        <w:rPr>
          <w:rFonts w:ascii="Times New Roman" w:hAnsi="Times New Roman" w:cs="Times New Roman"/>
        </w:rPr>
      </w:pPr>
      <w:r w:rsidRPr="003D7846">
        <w:rPr>
          <w:rFonts w:ascii="Times New Roman" w:hAnsi="Times New Roman" w:cs="Times New Roman"/>
        </w:rPr>
        <w:t>Cost for each set of input variables is estimated with the following equation</w:t>
      </w:r>
      <w:r w:rsidR="00C215F8" w:rsidRPr="003D7846">
        <w:rPr>
          <w:rFonts w:ascii="Times New Roman" w:hAnsi="Times New Roman" w:cs="Times New Roman"/>
        </w:rPr>
        <w:t>:</w:t>
      </w:r>
    </w:p>
    <w:p w14:paraId="7524BC61" w14:textId="42625FD2" w:rsidR="00BB3CB4" w:rsidRPr="003D7846" w:rsidRDefault="00BB3CB4" w:rsidP="00C215F8">
      <w:pPr>
        <w:ind w:firstLine="720"/>
        <w:rPr>
          <w:rFonts w:ascii="Times New Roman" w:hAnsi="Times New Roman" w:cs="Times New Roman"/>
        </w:rPr>
      </w:pPr>
      <w:r w:rsidRPr="003D7846">
        <w:rPr>
          <w:rFonts w:ascii="Times New Roman" w:hAnsi="Times New Roman" w:cs="Times New Roman"/>
        </w:rPr>
        <w:t>Cost = 7.8*HAS + 3.6*PAS + 0.4*SUN + 0.1*DECOY</w:t>
      </w:r>
    </w:p>
    <w:p w14:paraId="1A8459F3" w14:textId="6E0173FC" w:rsidR="00C215F8" w:rsidRPr="003D7846" w:rsidRDefault="00C215F8" w:rsidP="004E1F08">
      <w:pPr>
        <w:rPr>
          <w:rFonts w:ascii="Times New Roman" w:hAnsi="Times New Roman" w:cs="Times New Roman"/>
        </w:rPr>
      </w:pPr>
      <w:r w:rsidRPr="003D7846">
        <w:rPr>
          <w:rFonts w:ascii="Times New Roman" w:hAnsi="Times New Roman" w:cs="Times New Roman"/>
        </w:rPr>
        <w:lastRenderedPageBreak/>
        <w:t xml:space="preserve">Then, we’ll estimate the probability of kill,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3D7846">
        <w:rPr>
          <w:rFonts w:ascii="Times New Roman" w:eastAsiaTheme="minorEastAsia" w:hAnsi="Times New Roman" w:cs="Times New Roman"/>
        </w:rPr>
        <w:t>, with the following equation</w:t>
      </w:r>
      <w:r w:rsidR="0052448D" w:rsidRPr="003D7846">
        <w:rPr>
          <w:rFonts w:ascii="Times New Roman" w:eastAsiaTheme="minorEastAsia" w:hAnsi="Times New Roman" w:cs="Times New Roman"/>
        </w:rPr>
        <w:t>:</w:t>
      </w:r>
    </w:p>
    <w:p w14:paraId="5697F9EA" w14:textId="7DF77D06" w:rsidR="007E6DA5" w:rsidRPr="003D7846" w:rsidRDefault="00000000" w:rsidP="004E1F08">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damage</m:t>
              </m:r>
            </m:sub>
          </m:sSub>
        </m:oMath>
      </m:oMathPara>
    </w:p>
    <w:p w14:paraId="24B507BE" w14:textId="2D2AC2C8" w:rsidR="007E6DA5" w:rsidRPr="003D7846" w:rsidRDefault="007E6DA5" w:rsidP="00C215F8">
      <w:pPr>
        <w:ind w:firstLine="720"/>
        <w:rPr>
          <w:rFonts w:ascii="Times New Roman" w:eastAsiaTheme="minorEastAsia" w:hAnsi="Times New Roman" w:cs="Times New Roman"/>
        </w:rPr>
      </w:pPr>
      <w:r w:rsidRPr="003D7846">
        <w:rPr>
          <w:rFonts w:ascii="Times New Roman" w:eastAsiaTheme="minorEastAsia" w:hAnsi="Times New Roman" w:cs="Times New Roman"/>
        </w:rPr>
        <w:t>Where:</w:t>
      </w:r>
    </w:p>
    <w:p w14:paraId="5C7F417B" w14:textId="06E7731D" w:rsidR="007E6DA5" w:rsidRPr="003D7846" w:rsidRDefault="00000000" w:rsidP="00C215F8">
      <w:pPr>
        <w:ind w:firstLine="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007E6DA5" w:rsidRPr="003D7846">
        <w:rPr>
          <w:rFonts w:ascii="Times New Roman" w:eastAsiaTheme="minorEastAsia" w:hAnsi="Times New Roman" w:cs="Times New Roman"/>
        </w:rPr>
        <w:t>= overall probability the aircraft is destroyed</w:t>
      </w:r>
      <w:r w:rsidR="00C215F8" w:rsidRPr="003D7846">
        <w:rPr>
          <w:rFonts w:ascii="Times New Roman" w:eastAsiaTheme="minorEastAsia" w:hAnsi="Times New Roman" w:cs="Times New Roman"/>
        </w:rPr>
        <w:t xml:space="preserve"> by a given missile launch</w:t>
      </w:r>
    </w:p>
    <w:p w14:paraId="118C2EA5" w14:textId="2F65B5C7" w:rsidR="007E6DA5" w:rsidRPr="003D7846" w:rsidRDefault="00000000" w:rsidP="00D7484A">
      <w:pPr>
        <w:ind w:left="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ID</m:t>
            </m:r>
          </m:sub>
        </m:sSub>
      </m:oMath>
      <w:r w:rsidR="007E6DA5" w:rsidRPr="003D7846">
        <w:rPr>
          <w:rFonts w:ascii="Times New Roman" w:eastAsiaTheme="minorEastAsia" w:hAnsi="Times New Roman" w:cs="Times New Roman"/>
        </w:rPr>
        <w:t xml:space="preserve"> = overall probability that the enemy correctly guesses the aircraft location</w:t>
      </w:r>
      <w:r w:rsidR="00C215F8" w:rsidRPr="003D7846">
        <w:rPr>
          <w:rFonts w:ascii="Times New Roman" w:eastAsiaTheme="minorEastAsia" w:hAnsi="Times New Roman" w:cs="Times New Roman"/>
        </w:rPr>
        <w:t>, governed by the</w:t>
      </w:r>
      <w:r w:rsidR="00D7484A" w:rsidRPr="003D7846">
        <w:rPr>
          <w:rFonts w:ascii="Times New Roman" w:eastAsiaTheme="minorEastAsia" w:hAnsi="Times New Roman" w:cs="Times New Roman"/>
        </w:rPr>
        <w:t xml:space="preserve"> </w:t>
      </w:r>
      <w:r w:rsidR="00C215F8" w:rsidRPr="003D7846">
        <w:rPr>
          <w:rFonts w:ascii="Times New Roman" w:eastAsiaTheme="minorEastAsia" w:hAnsi="Times New Roman" w:cs="Times New Roman"/>
        </w:rPr>
        <w:t>below equation</w:t>
      </w:r>
      <w:r w:rsidR="00D7484A" w:rsidRPr="003D7846">
        <w:rPr>
          <w:rFonts w:ascii="Times New Roman" w:eastAsiaTheme="minorEastAsia" w:hAnsi="Times New Roman" w:cs="Times New Roman"/>
        </w:rPr>
        <w:t xml:space="preserve"> where the denominator is always equal to or greater than the number of aircraft.</w:t>
      </w:r>
    </w:p>
    <w:p w14:paraId="3A7717B6" w14:textId="68082FE8" w:rsidR="00C215F8" w:rsidRPr="003D7846" w:rsidRDefault="00000000" w:rsidP="00C215F8">
      <w:pPr>
        <w:ind w:left="720"/>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ID</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Aircraft</m:t>
              </m:r>
            </m:num>
            <m:den>
              <m:r>
                <w:rPr>
                  <w:rFonts w:ascii="Cambria Math" w:eastAsiaTheme="minorEastAsia" w:hAnsi="Cambria Math" w:cs="Times New Roman"/>
                </w:rPr>
                <m:t>HAS+PAS+Sunshades+Open+Decoys</m:t>
              </m:r>
            </m:den>
          </m:f>
        </m:oMath>
      </m:oMathPara>
    </w:p>
    <w:p w14:paraId="0DC70AB0" w14:textId="41921830" w:rsidR="007E6DA5" w:rsidRPr="003D7846" w:rsidRDefault="00476B4A" w:rsidP="00C215F8">
      <w:pPr>
        <w:ind w:left="720"/>
        <w:rPr>
          <w:rFonts w:ascii="Times New Roman" w:eastAsiaTheme="minorEastAsia" w:hAnsi="Times New Roman" w:cs="Times New Roman"/>
        </w:rPr>
      </w:pPr>
      <w:r w:rsidRPr="003D7846">
        <w:rPr>
          <w:rFonts w:ascii="Times New Roman" w:eastAsiaTheme="minorEastAsia" w:hAnsi="Times New Roman" w:cs="Times New Roman"/>
        </w:rPr>
        <w:t>Th</w:t>
      </w:r>
      <w:r w:rsidR="00C215F8" w:rsidRPr="003D7846">
        <w:rPr>
          <w:rFonts w:ascii="Times New Roman" w:eastAsiaTheme="minorEastAsia" w:hAnsi="Times New Roman" w:cs="Times New Roman"/>
        </w:rPr>
        <w:t xml:space="preserve">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ID</m:t>
            </m:r>
          </m:sub>
        </m:sSub>
      </m:oMath>
      <w:r w:rsidRPr="003D7846">
        <w:rPr>
          <w:rFonts w:ascii="Times New Roman" w:eastAsiaTheme="minorEastAsia" w:hAnsi="Times New Roman" w:cs="Times New Roman"/>
        </w:rPr>
        <w:t xml:space="preserve"> </w:t>
      </w:r>
      <w:r w:rsidR="00C215F8" w:rsidRPr="003D7846">
        <w:rPr>
          <w:rFonts w:ascii="Times New Roman" w:eastAsiaTheme="minorEastAsia" w:hAnsi="Times New Roman" w:cs="Times New Roman"/>
        </w:rPr>
        <w:t xml:space="preserve">formulation is </w:t>
      </w:r>
      <w:r w:rsidRPr="003D7846">
        <w:rPr>
          <w:rFonts w:ascii="Times New Roman" w:eastAsiaTheme="minorEastAsia" w:hAnsi="Times New Roman" w:cs="Times New Roman"/>
        </w:rPr>
        <w:t>valid because aircraft are always placed in shelters when available.  This is essentially random guessing where # of missiles = # of true aircraft but locations are ambiguously when there are a lot of decoys and/or a lot of shelters.</w:t>
      </w:r>
    </w:p>
    <w:p w14:paraId="29CEAAF6" w14:textId="2C19AC78" w:rsidR="007E6DA5" w:rsidRPr="003D7846" w:rsidRDefault="00000000" w:rsidP="00C215F8">
      <w:pPr>
        <w:ind w:left="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damage</m:t>
            </m:r>
          </m:sub>
        </m:sSub>
      </m:oMath>
      <w:r w:rsidR="007E6DA5" w:rsidRPr="003D7846">
        <w:rPr>
          <w:rFonts w:ascii="Times New Roman" w:eastAsiaTheme="minorEastAsia" w:hAnsi="Times New Roman" w:cs="Times New Roman"/>
        </w:rPr>
        <w:t xml:space="preserve"> = The probability that a missile attacking an aircraft under shelter overcomes the protection of the shelter and destroys the aircraft. </w:t>
      </w:r>
    </w:p>
    <w:p w14:paraId="016408D3" w14:textId="7FE5AEC5" w:rsidR="007E6DA5" w:rsidRPr="003D7846" w:rsidRDefault="00000000" w:rsidP="007E6DA5">
      <w:pPr>
        <w:ind w:firstLine="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damage</m:t>
            </m:r>
          </m:sub>
        </m:sSub>
      </m:oMath>
      <w:r w:rsidR="007E6DA5" w:rsidRPr="003D7846">
        <w:rPr>
          <w:rFonts w:ascii="Times New Roman" w:eastAsiaTheme="minorEastAsia" w:hAnsi="Times New Roman" w:cs="Times New Roman"/>
        </w:rPr>
        <w:t xml:space="preserve"> is estimated as a weighted average</w:t>
      </w:r>
      <w:r w:rsidR="00C215F8" w:rsidRPr="003D7846">
        <w:rPr>
          <w:rFonts w:ascii="Times New Roman" w:eastAsiaTheme="minorEastAsia" w:hAnsi="Times New Roman" w:cs="Times New Roman"/>
        </w:rPr>
        <w:t xml:space="preserve"> according to the below equation.</w:t>
      </w:r>
    </w:p>
    <w:p w14:paraId="71C4A6B3" w14:textId="08D64289" w:rsidR="007E6DA5" w:rsidRPr="003D7846" w:rsidRDefault="00000000" w:rsidP="004E1F08">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damage</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hitHAS</m:t>
                  </m:r>
                </m:sub>
              </m:sSub>
              <m:r>
                <w:rPr>
                  <w:rFonts w:ascii="Cambria Math" w:eastAsiaTheme="minorEastAsia" w:hAnsi="Cambria Math" w:cs="Times New Roman"/>
                </w:rPr>
                <m:t>*HAS+</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hitPAS</m:t>
                  </m:r>
                </m:sub>
              </m:sSub>
              <m:r>
                <w:rPr>
                  <w:rFonts w:ascii="Cambria Math" w:eastAsiaTheme="minorEastAsia" w:hAnsi="Cambria Math" w:cs="Times New Roman"/>
                </w:rPr>
                <m:t>*PAS+</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hitSUN</m:t>
                  </m:r>
                </m:sub>
              </m:sSub>
              <m:r>
                <w:rPr>
                  <w:rFonts w:ascii="Cambria Math" w:eastAsiaTheme="minorEastAsia" w:hAnsi="Cambria Math" w:cs="Times New Roman"/>
                </w:rPr>
                <m:t>*SUN+</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hitOpen</m:t>
                  </m:r>
                </m:sub>
              </m:sSub>
              <m:r>
                <w:rPr>
                  <w:rFonts w:ascii="Cambria Math" w:eastAsiaTheme="minorEastAsia" w:hAnsi="Cambria Math" w:cs="Times New Roman"/>
                </w:rPr>
                <m:t>*Open</m:t>
              </m:r>
            </m:num>
            <m:den>
              <m:r>
                <w:rPr>
                  <w:rFonts w:ascii="Cambria Math" w:eastAsiaTheme="minorEastAsia" w:hAnsi="Cambria Math" w:cs="Times New Roman"/>
                </w:rPr>
                <m:t>Aircraft</m:t>
              </m:r>
            </m:den>
          </m:f>
        </m:oMath>
      </m:oMathPara>
    </w:p>
    <w:p w14:paraId="18E9BD86" w14:textId="5A97FB8C" w:rsidR="00C215F8" w:rsidRPr="003D7846" w:rsidRDefault="00C215F8" w:rsidP="004E1F08">
      <w:pPr>
        <w:rPr>
          <w:rFonts w:ascii="Times New Roman" w:eastAsiaTheme="minorEastAsia" w:hAnsi="Times New Roman" w:cs="Times New Roman"/>
        </w:rPr>
      </w:pPr>
      <w:r w:rsidRPr="003D7846">
        <w:rPr>
          <w:rFonts w:ascii="Times New Roman" w:eastAsiaTheme="minorEastAsia" w:hAnsi="Times New Roman" w:cs="Times New Roman"/>
        </w:rPr>
        <w:tab/>
        <w:t>Where:</w:t>
      </w:r>
    </w:p>
    <w:p w14:paraId="139A1BC1" w14:textId="78C42D8C" w:rsidR="00C215F8" w:rsidRPr="003D7846" w:rsidRDefault="00000000" w:rsidP="00C215F8">
      <w:pPr>
        <w:ind w:left="1440"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hitHAS</m:t>
              </m:r>
            </m:sub>
          </m:sSub>
          <m:r>
            <w:rPr>
              <w:rFonts w:ascii="Cambria Math" w:eastAsiaTheme="minorEastAsia" w:hAnsi="Cambria Math" w:cs="Times New Roman"/>
            </w:rPr>
            <m:t>=0.2</m:t>
          </m:r>
        </m:oMath>
      </m:oMathPara>
    </w:p>
    <w:p w14:paraId="408603A4" w14:textId="32BF605D" w:rsidR="00C215F8" w:rsidRPr="003D7846" w:rsidRDefault="00000000" w:rsidP="00C215F8">
      <w:pPr>
        <w:ind w:left="1440"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hitPAS</m:t>
              </m:r>
            </m:sub>
          </m:sSub>
          <m:r>
            <w:rPr>
              <w:rFonts w:ascii="Cambria Math" w:eastAsiaTheme="minorEastAsia" w:hAnsi="Cambria Math" w:cs="Times New Roman"/>
            </w:rPr>
            <m:t>=0.5</m:t>
          </m:r>
        </m:oMath>
      </m:oMathPara>
    </w:p>
    <w:p w14:paraId="0727525E" w14:textId="2E0685C0" w:rsidR="00C215F8" w:rsidRPr="003D7846" w:rsidRDefault="00000000" w:rsidP="00C215F8">
      <w:pPr>
        <w:ind w:left="1440"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hitSUN</m:t>
              </m:r>
            </m:sub>
          </m:sSub>
          <m:r>
            <w:rPr>
              <w:rFonts w:ascii="Cambria Math" w:eastAsiaTheme="minorEastAsia" w:hAnsi="Cambria Math" w:cs="Times New Roman"/>
            </w:rPr>
            <m:t>=1</m:t>
          </m:r>
        </m:oMath>
      </m:oMathPara>
    </w:p>
    <w:p w14:paraId="3EF38295" w14:textId="51AACAE0" w:rsidR="00C215F8" w:rsidRPr="003D7846" w:rsidRDefault="00000000" w:rsidP="00C215F8">
      <w:pPr>
        <w:ind w:left="1440"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hitOpen</m:t>
              </m:r>
            </m:sub>
          </m:sSub>
          <m:r>
            <w:rPr>
              <w:rFonts w:ascii="Cambria Math" w:eastAsiaTheme="minorEastAsia" w:hAnsi="Cambria Math" w:cs="Times New Roman"/>
            </w:rPr>
            <m:t>=1</m:t>
          </m:r>
        </m:oMath>
      </m:oMathPara>
    </w:p>
    <w:p w14:paraId="648C2340" w14:textId="0879690E" w:rsidR="00BB3CB4" w:rsidRPr="003D7846" w:rsidRDefault="0062590E" w:rsidP="004E1F08">
      <w:pPr>
        <w:rPr>
          <w:rFonts w:ascii="Times New Roman" w:hAnsi="Times New Roman" w:cs="Times New Roman"/>
        </w:rPr>
      </w:pPr>
      <w:r w:rsidRPr="003D7846">
        <w:rPr>
          <w:rFonts w:ascii="Times New Roman" w:eastAsiaTheme="minorEastAsia" w:hAnsi="Times New Roman" w:cs="Times New Roman"/>
        </w:rPr>
        <w:t xml:space="preserve">Effectiveness of each set of model inputs is evaluated by the change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3D7846">
        <w:rPr>
          <w:rFonts w:ascii="Times New Roman" w:eastAsiaTheme="minorEastAsia" w:hAnsi="Times New Roman" w:cs="Times New Roman"/>
        </w:rPr>
        <w:t xml:space="preserve"> that results from the set of model inputs.</w:t>
      </w:r>
    </w:p>
    <w:p w14:paraId="5ECB958F" w14:textId="4283E980" w:rsidR="000B3CE3" w:rsidRPr="003D7846" w:rsidRDefault="00C215F8" w:rsidP="00F46006">
      <w:pPr>
        <w:jc w:val="center"/>
        <w:rPr>
          <w:rFonts w:ascii="Times New Roman" w:hAnsi="Times New Roman" w:cs="Times New Roman"/>
        </w:rPr>
      </w:pPr>
      <w:r w:rsidRPr="003D7846">
        <w:rPr>
          <w:rFonts w:ascii="Times New Roman" w:hAnsi="Times New Roman" w:cs="Times New Roman"/>
        </w:rPr>
        <w:t>Δ</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00936823" w:rsidRPr="003D7846">
        <w:rPr>
          <w:rFonts w:ascii="Times New Roman" w:hAnsi="Times New Roman" w:cs="Times New Roman"/>
        </w:rPr>
        <w:t xml:space="preserve"> = 1 – P_K    # valid because we start at the assumption P_K is 1</w:t>
      </w:r>
    </w:p>
    <w:p w14:paraId="4B4983A9" w14:textId="59A1A7DE" w:rsidR="00936823" w:rsidRPr="003D7846" w:rsidRDefault="00936823" w:rsidP="00F46006">
      <w:pPr>
        <w:jc w:val="center"/>
        <w:rPr>
          <w:rFonts w:ascii="Times New Roman" w:hAnsi="Times New Roman" w:cs="Times New Roman"/>
        </w:rPr>
      </w:pPr>
      <w:r w:rsidRPr="003D7846">
        <w:rPr>
          <w:rFonts w:ascii="Times New Roman" w:hAnsi="Times New Roman" w:cs="Times New Roman"/>
        </w:rPr>
        <w:t xml:space="preserve">Cost Effectiveness = </w:t>
      </w:r>
      <w:r w:rsidR="0062590E" w:rsidRPr="003D7846">
        <w:rPr>
          <w:rFonts w:ascii="Times New Roman" w:hAnsi="Times New Roman" w:cs="Times New Roman"/>
        </w:rPr>
        <w:t>Δ</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0062590E" w:rsidRPr="003D7846">
        <w:rPr>
          <w:rFonts w:ascii="Times New Roman" w:hAnsi="Times New Roman" w:cs="Times New Roman"/>
        </w:rPr>
        <w:t xml:space="preserve"> </w:t>
      </w:r>
      <w:r w:rsidRPr="003D7846">
        <w:rPr>
          <w:rFonts w:ascii="Times New Roman" w:hAnsi="Times New Roman" w:cs="Times New Roman"/>
        </w:rPr>
        <w:t>/ Cost</w:t>
      </w:r>
    </w:p>
    <w:p w14:paraId="618DF080" w14:textId="3F7A0447" w:rsidR="00936823" w:rsidRPr="003D7846" w:rsidRDefault="0062590E" w:rsidP="004E1F08">
      <w:pPr>
        <w:rPr>
          <w:rFonts w:ascii="Times New Roman" w:hAnsi="Times New Roman" w:cs="Times New Roman"/>
        </w:rPr>
      </w:pPr>
      <w:r w:rsidRPr="003D7846">
        <w:rPr>
          <w:rFonts w:ascii="Times New Roman" w:hAnsi="Times New Roman" w:cs="Times New Roman"/>
        </w:rPr>
        <w:t xml:space="preserve">Because all </w:t>
      </w:r>
      <w:r w:rsidR="00450044">
        <w:rPr>
          <w:rFonts w:ascii="Times New Roman" w:hAnsi="Times New Roman" w:cs="Times New Roman"/>
        </w:rPr>
        <w:t xml:space="preserve">the parameters are fixed </w:t>
      </w:r>
      <w:r w:rsidRPr="003D7846">
        <w:rPr>
          <w:rFonts w:ascii="Times New Roman" w:hAnsi="Times New Roman" w:cs="Times New Roman"/>
        </w:rPr>
        <w:t>values</w:t>
      </w:r>
      <w:r w:rsidR="00450044">
        <w:rPr>
          <w:rFonts w:ascii="Times New Roman" w:hAnsi="Times New Roman" w:cs="Times New Roman"/>
        </w:rPr>
        <w:t>, we can</w:t>
      </w:r>
      <w:r w:rsidRPr="003D7846">
        <w:rPr>
          <w:rFonts w:ascii="Times New Roman" w:hAnsi="Times New Roman" w:cs="Times New Roman"/>
        </w:rPr>
        <w:t xml:space="preserve"> computationally calculate every combination of the input variables through full enumeration.   Over 390,000 solutions were evaluated.</w:t>
      </w:r>
      <w:r w:rsidR="00F46006" w:rsidRPr="003D7846">
        <w:rPr>
          <w:rFonts w:ascii="Times New Roman" w:hAnsi="Times New Roman" w:cs="Times New Roman"/>
        </w:rPr>
        <w:t xml:space="preserve"> </w:t>
      </w:r>
      <w:r w:rsidRPr="003D7846">
        <w:rPr>
          <w:rFonts w:ascii="Times New Roman" w:hAnsi="Times New Roman" w:cs="Times New Roman"/>
        </w:rPr>
        <w:t xml:space="preserve">Table 3 is the solution set, sorted according to cost effectiveness.  The cost-effective solutions are dominated by the decoys, due to their relative cheapness in comparison to the other options.  </w:t>
      </w:r>
    </w:p>
    <w:p w14:paraId="1C082AC3" w14:textId="106D5518" w:rsidR="0062590E" w:rsidRPr="003D7846" w:rsidRDefault="0062590E" w:rsidP="0062590E">
      <w:pPr>
        <w:pStyle w:val="Caption"/>
        <w:keepNext/>
        <w:jc w:val="center"/>
        <w:rPr>
          <w:rFonts w:ascii="Times New Roman" w:hAnsi="Times New Roman" w:cs="Times New Roman"/>
        </w:rPr>
      </w:pPr>
      <w:r w:rsidRPr="003D7846">
        <w:rPr>
          <w:rFonts w:ascii="Times New Roman" w:hAnsi="Times New Roman" w:cs="Times New Roman"/>
        </w:rPr>
        <w:lastRenderedPageBreak/>
        <w:t xml:space="preserve">Table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Table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3</w:t>
      </w:r>
      <w:r w:rsidR="00B371AD" w:rsidRPr="003D7846">
        <w:rPr>
          <w:rFonts w:ascii="Times New Roman" w:hAnsi="Times New Roman" w:cs="Times New Roman"/>
          <w:noProof/>
        </w:rPr>
        <w:fldChar w:fldCharType="end"/>
      </w:r>
    </w:p>
    <w:p w14:paraId="35AFCDEF" w14:textId="032FB3E1" w:rsidR="00015374" w:rsidRPr="003D7846" w:rsidRDefault="00936823" w:rsidP="0062590E">
      <w:pPr>
        <w:jc w:val="center"/>
        <w:rPr>
          <w:rFonts w:ascii="Times New Roman" w:hAnsi="Times New Roman" w:cs="Times New Roman"/>
          <w:noProof/>
        </w:rPr>
      </w:pPr>
      <w:r w:rsidRPr="003D7846">
        <w:rPr>
          <w:rFonts w:ascii="Times New Roman" w:hAnsi="Times New Roman" w:cs="Times New Roman"/>
          <w:noProof/>
        </w:rPr>
        <w:drawing>
          <wp:inline distT="0" distB="0" distL="0" distR="0" wp14:anchorId="556969D2" wp14:editId="14F47F20">
            <wp:extent cx="3406140" cy="3042964"/>
            <wp:effectExtent l="0" t="0" r="381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8"/>
                    <a:stretch>
                      <a:fillRect/>
                    </a:stretch>
                  </pic:blipFill>
                  <pic:spPr>
                    <a:xfrm>
                      <a:off x="0" y="0"/>
                      <a:ext cx="3412054" cy="3048247"/>
                    </a:xfrm>
                    <a:prstGeom prst="rect">
                      <a:avLst/>
                    </a:prstGeom>
                  </pic:spPr>
                </pic:pic>
              </a:graphicData>
            </a:graphic>
          </wp:inline>
        </w:drawing>
      </w:r>
    </w:p>
    <w:p w14:paraId="69EAB3D9" w14:textId="77777777" w:rsidR="0062590E" w:rsidRPr="003D7846" w:rsidRDefault="0062590E" w:rsidP="00936823">
      <w:pPr>
        <w:rPr>
          <w:rFonts w:ascii="Times New Roman" w:hAnsi="Times New Roman" w:cs="Times New Roman"/>
        </w:rPr>
      </w:pPr>
    </w:p>
    <w:p w14:paraId="58147EF3" w14:textId="396F7197" w:rsidR="00936823" w:rsidRPr="003D7846" w:rsidRDefault="0062590E" w:rsidP="00936823">
      <w:pPr>
        <w:rPr>
          <w:rFonts w:ascii="Times New Roman" w:hAnsi="Times New Roman" w:cs="Times New Roman"/>
        </w:rPr>
      </w:pPr>
      <w:r w:rsidRPr="003D7846">
        <w:rPr>
          <w:rFonts w:ascii="Times New Roman" w:hAnsi="Times New Roman" w:cs="Times New Roman"/>
        </w:rPr>
        <w:t>Figure 15 depicts our efficiency measure, Δ</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3D7846">
        <w:rPr>
          <w:rFonts w:ascii="Times New Roman" w:eastAsiaTheme="minorEastAsia" w:hAnsi="Times New Roman" w:cs="Times New Roman"/>
        </w:rPr>
        <w:t>, on the y-axis and cost on the x-axis</w:t>
      </w:r>
      <w:r w:rsidR="00EB63E4" w:rsidRPr="003D7846">
        <w:rPr>
          <w:rFonts w:ascii="Times New Roman" w:eastAsiaTheme="minorEastAsia" w:hAnsi="Times New Roman" w:cs="Times New Roman"/>
        </w:rPr>
        <w:t xml:space="preserve"> and color depicting the number of decoys in each solution.  The pareto frontier is dominated by the solutions that include decoys at any price point.   </w:t>
      </w:r>
    </w:p>
    <w:p w14:paraId="1B003D7A" w14:textId="73432970" w:rsidR="00936823" w:rsidRPr="003D7846" w:rsidRDefault="00936823" w:rsidP="00936823">
      <w:pPr>
        <w:rPr>
          <w:rFonts w:ascii="Times New Roman" w:hAnsi="Times New Roman" w:cs="Times New Roman"/>
          <w:noProof/>
        </w:rPr>
      </w:pPr>
    </w:p>
    <w:p w14:paraId="2505CC89" w14:textId="77777777" w:rsidR="0062590E" w:rsidRPr="003D7846" w:rsidRDefault="00507E3A" w:rsidP="0062590E">
      <w:pPr>
        <w:keepNext/>
        <w:ind w:firstLine="720"/>
        <w:rPr>
          <w:rFonts w:ascii="Times New Roman" w:hAnsi="Times New Roman" w:cs="Times New Roman"/>
        </w:rPr>
      </w:pPr>
      <w:r w:rsidRPr="003D7846">
        <w:rPr>
          <w:rFonts w:ascii="Times New Roman" w:hAnsi="Times New Roman" w:cs="Times New Roman"/>
          <w:noProof/>
        </w:rPr>
        <w:drawing>
          <wp:inline distT="0" distB="0" distL="0" distR="0" wp14:anchorId="6E2F4EBC" wp14:editId="2A8934CB">
            <wp:extent cx="5288280" cy="2491028"/>
            <wp:effectExtent l="0" t="0" r="7620"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9"/>
                    <a:stretch>
                      <a:fillRect/>
                    </a:stretch>
                  </pic:blipFill>
                  <pic:spPr>
                    <a:xfrm>
                      <a:off x="0" y="0"/>
                      <a:ext cx="5300834" cy="2496941"/>
                    </a:xfrm>
                    <a:prstGeom prst="rect">
                      <a:avLst/>
                    </a:prstGeom>
                  </pic:spPr>
                </pic:pic>
              </a:graphicData>
            </a:graphic>
          </wp:inline>
        </w:drawing>
      </w:r>
    </w:p>
    <w:p w14:paraId="7299AFC3" w14:textId="55CEF67F" w:rsidR="00936823" w:rsidRPr="003D7846" w:rsidRDefault="0062590E" w:rsidP="0062590E">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18</w:t>
      </w:r>
      <w:r w:rsidR="00B371AD" w:rsidRPr="003D7846">
        <w:rPr>
          <w:rFonts w:ascii="Times New Roman" w:hAnsi="Times New Roman" w:cs="Times New Roman"/>
          <w:noProof/>
        </w:rPr>
        <w:fldChar w:fldCharType="end"/>
      </w:r>
    </w:p>
    <w:p w14:paraId="6980DB6C" w14:textId="77777777" w:rsidR="00EB63E4" w:rsidRPr="003D7846" w:rsidRDefault="00EB63E4" w:rsidP="00936823">
      <w:pPr>
        <w:ind w:firstLine="720"/>
        <w:rPr>
          <w:rFonts w:ascii="Times New Roman" w:hAnsi="Times New Roman" w:cs="Times New Roman"/>
        </w:rPr>
      </w:pPr>
    </w:p>
    <w:p w14:paraId="24A6D638" w14:textId="1E26DFA1" w:rsidR="00EB63E4" w:rsidRPr="003D7846" w:rsidRDefault="00EB63E4" w:rsidP="00BA0867">
      <w:pPr>
        <w:rPr>
          <w:rFonts w:ascii="Times New Roman" w:hAnsi="Times New Roman" w:cs="Times New Roman"/>
        </w:rPr>
      </w:pPr>
      <w:r w:rsidRPr="003D7846">
        <w:rPr>
          <w:rFonts w:ascii="Times New Roman" w:hAnsi="Times New Roman" w:cs="Times New Roman"/>
        </w:rPr>
        <w:t>Of particular interest might be the point of absolute highest effectiveness.  Zooming in to Figure, we can see that Δ</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3D7846">
        <w:rPr>
          <w:rFonts w:ascii="Times New Roman" w:eastAsiaTheme="minorEastAsia" w:hAnsi="Times New Roman" w:cs="Times New Roman"/>
        </w:rPr>
        <w:t xml:space="preserve">is maximized at a cost of $189.6 million.  This solution is composed of having the maximum </w:t>
      </w:r>
      <w:r w:rsidRPr="003D7846">
        <w:rPr>
          <w:rFonts w:ascii="Times New Roman" w:eastAsiaTheme="minorEastAsia" w:hAnsi="Times New Roman" w:cs="Times New Roman"/>
        </w:rPr>
        <w:lastRenderedPageBreak/>
        <w:t>number of the HAS (24), the most effective and expensive aircraft shelter, and the highest number of decoys (24).</w:t>
      </w:r>
    </w:p>
    <w:p w14:paraId="4BBE8F12" w14:textId="47BB7374" w:rsidR="00507E3A" w:rsidRPr="003D7846" w:rsidRDefault="00507E3A" w:rsidP="00BA0867">
      <w:pPr>
        <w:rPr>
          <w:rFonts w:ascii="Times New Roman" w:hAnsi="Times New Roman" w:cs="Times New Roman"/>
        </w:rPr>
      </w:pPr>
      <w:r w:rsidRPr="003D7846">
        <w:rPr>
          <w:rFonts w:ascii="Times New Roman" w:hAnsi="Times New Roman" w:cs="Times New Roman"/>
        </w:rPr>
        <w:t xml:space="preserve">To the right of </w:t>
      </w:r>
      <w:r w:rsidR="00EB63E4" w:rsidRPr="003D7846">
        <w:rPr>
          <w:rFonts w:ascii="Times New Roman" w:hAnsi="Times New Roman" w:cs="Times New Roman"/>
        </w:rPr>
        <w:t>the most effective possible solution lie</w:t>
      </w:r>
      <w:r w:rsidRPr="003D7846">
        <w:rPr>
          <w:rFonts w:ascii="Times New Roman" w:hAnsi="Times New Roman" w:cs="Times New Roman"/>
        </w:rPr>
        <w:t xml:space="preserve"> more expensive options</w:t>
      </w:r>
      <w:r w:rsidR="00EB63E4" w:rsidRPr="003D7846">
        <w:rPr>
          <w:rFonts w:ascii="Times New Roman" w:hAnsi="Times New Roman" w:cs="Times New Roman"/>
        </w:rPr>
        <w:t xml:space="preserve"> that appear to be less effective</w:t>
      </w:r>
      <w:r w:rsidRPr="003D7846">
        <w:rPr>
          <w:rFonts w:ascii="Times New Roman" w:hAnsi="Times New Roman" w:cs="Times New Roman"/>
        </w:rPr>
        <w:t>.  Those options are less effective because of how P_K is estimated (weighted average).  The estimated P_K goes up with the addition of PAS and sunshade shelters, and is not offset enough by the decreasing P_ID of the increasing number of shelters.</w:t>
      </w:r>
    </w:p>
    <w:p w14:paraId="011E3295" w14:textId="77777777" w:rsidR="00BA0867" w:rsidRPr="003D7846" w:rsidRDefault="005715CB">
      <w:pPr>
        <w:keepNext/>
        <w:rPr>
          <w:rFonts w:ascii="Times New Roman" w:hAnsi="Times New Roman" w:cs="Times New Roman"/>
        </w:rPr>
        <w:pPrChange w:id="257" w:author="Olin Kennedy" w:date="2023-03-27T14:35:00Z">
          <w:pPr>
            <w:keepNext/>
            <w:ind w:firstLine="720"/>
          </w:pPr>
        </w:pPrChange>
      </w:pPr>
      <w:r w:rsidRPr="003D784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8E72C89" wp14:editId="6C256148">
                <wp:simplePos x="0" y="0"/>
                <wp:positionH relativeFrom="column">
                  <wp:posOffset>4234242</wp:posOffset>
                </wp:positionH>
                <wp:positionV relativeFrom="paragraph">
                  <wp:posOffset>401385</wp:posOffset>
                </wp:positionV>
                <wp:extent cx="679957" cy="1212889"/>
                <wp:effectExtent l="38100" t="38100" r="25400" b="25400"/>
                <wp:wrapNone/>
                <wp:docPr id="17" name="Straight Arrow Connector 17"/>
                <wp:cNvGraphicFramePr/>
                <a:graphic xmlns:a="http://schemas.openxmlformats.org/drawingml/2006/main">
                  <a:graphicData uri="http://schemas.microsoft.com/office/word/2010/wordprocessingShape">
                    <wps:wsp>
                      <wps:cNvCnPr/>
                      <wps:spPr>
                        <a:xfrm flipH="1" flipV="1">
                          <a:off x="0" y="0"/>
                          <a:ext cx="679957" cy="12128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140F91" id="_x0000_t32" coordsize="21600,21600" o:spt="32" o:oned="t" path="m,l21600,21600e" filled="f">
                <v:path arrowok="t" fillok="f" o:connecttype="none"/>
                <o:lock v:ext="edit" shapetype="t"/>
              </v:shapetype>
              <v:shape id="Straight Arrow Connector 17" o:spid="_x0000_s1026" type="#_x0000_t32" style="position:absolute;margin-left:333.4pt;margin-top:31.6pt;width:53.55pt;height:95.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" strokecolor="red" strokeweight=".5pt">
                <v:stroke endarrow="block" joinstyle="miter"/>
              </v:shape>
            </w:pict>
          </mc:Fallback>
        </mc:AlternateContent>
      </w:r>
      <w:r w:rsidRPr="003D784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47B2885" wp14:editId="2D103522">
                <wp:simplePos x="0" y="0"/>
                <wp:positionH relativeFrom="column">
                  <wp:posOffset>1267818</wp:posOffset>
                </wp:positionH>
                <wp:positionV relativeFrom="paragraph">
                  <wp:posOffset>946441</wp:posOffset>
                </wp:positionV>
                <wp:extent cx="661959" cy="1161497"/>
                <wp:effectExtent l="38100" t="0" r="24130" b="57785"/>
                <wp:wrapNone/>
                <wp:docPr id="16" name="Straight Arrow Connector 16"/>
                <wp:cNvGraphicFramePr/>
                <a:graphic xmlns:a="http://schemas.openxmlformats.org/drawingml/2006/main">
                  <a:graphicData uri="http://schemas.microsoft.com/office/word/2010/wordprocessingShape">
                    <wps:wsp>
                      <wps:cNvCnPr/>
                      <wps:spPr>
                        <a:xfrm flipH="1">
                          <a:off x="0" y="0"/>
                          <a:ext cx="661959" cy="1161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20E93" id="Straight Arrow Connector 16" o:spid="_x0000_s1026" type="#_x0000_t32" style="position:absolute;margin-left:99.85pt;margin-top:74.5pt;width:52.1pt;height:91.4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" strokecolor="#4472c4 [3204]" strokeweight=".5pt">
                <v:stroke endarrow="block" joinstyle="miter"/>
              </v:shape>
            </w:pict>
          </mc:Fallback>
        </mc:AlternateContent>
      </w:r>
      <w:r w:rsidRPr="003D784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5A89B49" wp14:editId="01C28836">
                <wp:simplePos x="0" y="0"/>
                <wp:positionH relativeFrom="column">
                  <wp:posOffset>4269070</wp:posOffset>
                </wp:positionH>
                <wp:positionV relativeFrom="paragraph">
                  <wp:posOffset>1614275</wp:posOffset>
                </wp:positionV>
                <wp:extent cx="1334770" cy="656349"/>
                <wp:effectExtent l="0" t="0" r="17780" b="10795"/>
                <wp:wrapNone/>
                <wp:docPr id="14" name="Text Box 14"/>
                <wp:cNvGraphicFramePr/>
                <a:graphic xmlns:a="http://schemas.openxmlformats.org/drawingml/2006/main">
                  <a:graphicData uri="http://schemas.microsoft.com/office/word/2010/wordprocessingShape">
                    <wps:wsp>
                      <wps:cNvSpPr txBox="1"/>
                      <wps:spPr>
                        <a:xfrm>
                          <a:off x="0" y="0"/>
                          <a:ext cx="1334770" cy="656349"/>
                        </a:xfrm>
                        <a:prstGeom prst="rect">
                          <a:avLst/>
                        </a:prstGeom>
                        <a:solidFill>
                          <a:schemeClr val="lt1"/>
                        </a:solidFill>
                        <a:ln w="6350">
                          <a:solidFill>
                            <a:prstClr val="black"/>
                          </a:solidFill>
                        </a:ln>
                      </wps:spPr>
                      <wps:txbx>
                        <w:txbxContent>
                          <w:p w14:paraId="69751E04" w14:textId="37026777" w:rsidR="009002C3" w:rsidRDefault="009002C3">
                            <w:r>
                              <w:t xml:space="preserve">$189.6 mil: 24 HAS + 24 Decoys                    </w:t>
                            </w:r>
                            <w:r>
                              <w:rPr>
                                <w:rFonts w:cstheme="minorHAnsi"/>
                              </w:rPr>
                              <w:t>Δ</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A89B49" id="_x0000_t202" coordsize="21600,21600" o:spt="202" path="m,l,21600r21600,l21600,xe">
                <v:stroke joinstyle="miter"/>
                <v:path gradientshapeok="t" o:connecttype="rect"/>
              </v:shapetype>
              <v:shape id="Text Box 14" o:spid="_x0000_s1026" type="#_x0000_t202" style="position:absolute;margin-left:336.15pt;margin-top:127.1pt;width:105.1pt;height:5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" fillcolor="white [3201]" strokeweight=".5pt">
                <v:textbox>
                  <w:txbxContent>
                    <w:p w14:paraId="69751E04" w14:textId="37026777" w:rsidR="009002C3" w:rsidRDefault="009002C3">
                      <w:r>
                        <w:t xml:space="preserve">$189.6 mil: 24 HAS + 24 Decoys                    </w:t>
                      </w:r>
                      <w:r>
                        <w:rPr>
                          <w:rFonts w:cstheme="minorHAnsi"/>
                        </w:rPr>
                        <w:t>Δ</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0.9</w:t>
                      </w:r>
                    </w:p>
                  </w:txbxContent>
                </v:textbox>
              </v:shape>
            </w:pict>
          </mc:Fallback>
        </mc:AlternateContent>
      </w:r>
      <w:r w:rsidRPr="003D784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1817413" wp14:editId="42AAC4F9">
                <wp:simplePos x="0" y="0"/>
                <wp:positionH relativeFrom="column">
                  <wp:posOffset>1268157</wp:posOffset>
                </wp:positionH>
                <wp:positionV relativeFrom="paragraph">
                  <wp:posOffset>487084</wp:posOffset>
                </wp:positionV>
                <wp:extent cx="1335136" cy="460005"/>
                <wp:effectExtent l="0" t="0" r="17780" b="16510"/>
                <wp:wrapNone/>
                <wp:docPr id="15" name="Text Box 15"/>
                <wp:cNvGraphicFramePr/>
                <a:graphic xmlns:a="http://schemas.openxmlformats.org/drawingml/2006/main">
                  <a:graphicData uri="http://schemas.microsoft.com/office/word/2010/wordprocessingShape">
                    <wps:wsp>
                      <wps:cNvSpPr txBox="1"/>
                      <wps:spPr>
                        <a:xfrm>
                          <a:off x="0" y="0"/>
                          <a:ext cx="1335136" cy="460005"/>
                        </a:xfrm>
                        <a:prstGeom prst="rect">
                          <a:avLst/>
                        </a:prstGeom>
                        <a:solidFill>
                          <a:schemeClr val="lt1"/>
                        </a:solidFill>
                        <a:ln w="6350">
                          <a:solidFill>
                            <a:prstClr val="black"/>
                          </a:solidFill>
                        </a:ln>
                      </wps:spPr>
                      <wps:txbx>
                        <w:txbxContent>
                          <w:p w14:paraId="612A0950" w14:textId="48B02012" w:rsidR="009002C3" w:rsidRDefault="009002C3" w:rsidP="005715CB">
                            <w:r>
                              <w:t xml:space="preserve">$2.4 mil: 24 Decoys </w:t>
                            </w:r>
                            <w:r>
                              <w:rPr>
                                <w:rFonts w:cstheme="minorHAnsi"/>
                              </w:rPr>
                              <w:t>Δ</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17413" id="Text Box 15" o:spid="_x0000_s1027" type="#_x0000_t202" style="position:absolute;margin-left:99.85pt;margin-top:38.35pt;width:105.15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" fillcolor="white [3201]" strokeweight=".5pt">
                <v:textbox>
                  <w:txbxContent>
                    <w:p w14:paraId="612A0950" w14:textId="48B02012" w:rsidR="009002C3" w:rsidRDefault="009002C3" w:rsidP="005715CB">
                      <w:r>
                        <w:t xml:space="preserve">$2.4 mil: 24 Decoys </w:t>
                      </w:r>
                      <w:r>
                        <w:rPr>
                          <w:rFonts w:cstheme="minorHAnsi"/>
                        </w:rPr>
                        <w:t>Δ</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 0.5</w:t>
                      </w:r>
                    </w:p>
                  </w:txbxContent>
                </v:textbox>
              </v:shape>
            </w:pict>
          </mc:Fallback>
        </mc:AlternateContent>
      </w:r>
      <w:r w:rsidRPr="003D784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2E9145" wp14:editId="656D1DE1">
                <wp:simplePos x="0" y="0"/>
                <wp:positionH relativeFrom="column">
                  <wp:posOffset>4201752</wp:posOffset>
                </wp:positionH>
                <wp:positionV relativeFrom="paragraph">
                  <wp:posOffset>138894</wp:posOffset>
                </wp:positionV>
                <wp:extent cx="0" cy="2288804"/>
                <wp:effectExtent l="19050" t="0" r="19050" b="35560"/>
                <wp:wrapNone/>
                <wp:docPr id="13" name="Straight Connector 13"/>
                <wp:cNvGraphicFramePr/>
                <a:graphic xmlns:a="http://schemas.openxmlformats.org/drawingml/2006/main">
                  <a:graphicData uri="http://schemas.microsoft.com/office/word/2010/wordprocessingShape">
                    <wps:wsp>
                      <wps:cNvCnPr/>
                      <wps:spPr>
                        <a:xfrm>
                          <a:off x="0" y="0"/>
                          <a:ext cx="0" cy="2288804"/>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96E9E1"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0.85pt,10.95pt" to="330.85pt,1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" strokecolor="red" strokeweight="2.25pt">
                <v:stroke dashstyle="dash" joinstyle="miter"/>
              </v:line>
            </w:pict>
          </mc:Fallback>
        </mc:AlternateContent>
      </w:r>
      <w:r w:rsidR="00507E3A" w:rsidRPr="003D7846">
        <w:rPr>
          <w:rFonts w:ascii="Times New Roman" w:hAnsi="Times New Roman" w:cs="Times New Roman"/>
          <w:noProof/>
        </w:rPr>
        <w:drawing>
          <wp:inline distT="0" distB="0" distL="0" distR="0" wp14:anchorId="1DE67BCD" wp14:editId="1A4F3B02">
            <wp:extent cx="5943600" cy="2721610"/>
            <wp:effectExtent l="0" t="0" r="0" b="254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40"/>
                    <a:stretch>
                      <a:fillRect/>
                    </a:stretch>
                  </pic:blipFill>
                  <pic:spPr>
                    <a:xfrm>
                      <a:off x="0" y="0"/>
                      <a:ext cx="5943600" cy="2721610"/>
                    </a:xfrm>
                    <a:prstGeom prst="rect">
                      <a:avLst/>
                    </a:prstGeom>
                  </pic:spPr>
                </pic:pic>
              </a:graphicData>
            </a:graphic>
          </wp:inline>
        </w:drawing>
      </w:r>
    </w:p>
    <w:p w14:paraId="64423A43" w14:textId="2255B3C2" w:rsidR="00507E3A" w:rsidRPr="003D7846" w:rsidRDefault="00BA0867" w:rsidP="00BA0867">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A9363E" w:rsidRPr="003D7846">
        <w:rPr>
          <w:rFonts w:ascii="Times New Roman" w:hAnsi="Times New Roman" w:cs="Times New Roman"/>
          <w:noProof/>
        </w:rPr>
        <w:t>19</w:t>
      </w:r>
      <w:r w:rsidR="00B371AD" w:rsidRPr="003D7846">
        <w:rPr>
          <w:rFonts w:ascii="Times New Roman" w:hAnsi="Times New Roman" w:cs="Times New Roman"/>
          <w:noProof/>
        </w:rPr>
        <w:fldChar w:fldCharType="end"/>
      </w:r>
    </w:p>
    <w:p w14:paraId="5D4AE561" w14:textId="1D4EA011" w:rsidR="005715CB" w:rsidRPr="003D7846" w:rsidRDefault="005715CB" w:rsidP="005715CB">
      <w:pPr>
        <w:rPr>
          <w:rFonts w:ascii="Times New Roman" w:hAnsi="Times New Roman" w:cs="Times New Roman"/>
        </w:rPr>
      </w:pPr>
    </w:p>
    <w:p w14:paraId="6C5F803E" w14:textId="7B7450F1" w:rsidR="005715CB" w:rsidRPr="003D7846" w:rsidRDefault="005715CB" w:rsidP="005715CB">
      <w:pPr>
        <w:rPr>
          <w:rFonts w:ascii="Times New Roman" w:hAnsi="Times New Roman" w:cs="Times New Roman"/>
          <w:b/>
          <w:bCs/>
        </w:rPr>
      </w:pPr>
      <w:r w:rsidRPr="003D7846">
        <w:rPr>
          <w:rFonts w:ascii="Times New Roman" w:hAnsi="Times New Roman" w:cs="Times New Roman"/>
          <w:b/>
          <w:bCs/>
        </w:rPr>
        <w:t>Insights</w:t>
      </w:r>
    </w:p>
    <w:p w14:paraId="38522ECE" w14:textId="6A364A13" w:rsidR="005715CB" w:rsidRPr="003D7846" w:rsidRDefault="005715CB" w:rsidP="005715CB">
      <w:pPr>
        <w:rPr>
          <w:rFonts w:ascii="Times New Roman" w:hAnsi="Times New Roman" w:cs="Times New Roman"/>
        </w:rPr>
      </w:pPr>
      <w:r w:rsidRPr="003D7846">
        <w:rPr>
          <w:rFonts w:ascii="Times New Roman" w:hAnsi="Times New Roman" w:cs="Times New Roman"/>
        </w:rPr>
        <w:t xml:space="preserve">Assuming you can build </w:t>
      </w:r>
      <w:r w:rsidR="004253DD" w:rsidRPr="003D7846">
        <w:rPr>
          <w:rFonts w:ascii="Times New Roman" w:hAnsi="Times New Roman" w:cs="Times New Roman"/>
        </w:rPr>
        <w:t>effective</w:t>
      </w:r>
      <w:r w:rsidRPr="003D7846">
        <w:rPr>
          <w:rFonts w:ascii="Times New Roman" w:hAnsi="Times New Roman" w:cs="Times New Roman"/>
        </w:rPr>
        <w:t xml:space="preserve"> decoys for</w:t>
      </w:r>
      <w:r w:rsidR="00450044">
        <w:rPr>
          <w:rFonts w:ascii="Times New Roman" w:hAnsi="Times New Roman" w:cs="Times New Roman"/>
        </w:rPr>
        <w:t xml:space="preserve"> $100K</w:t>
      </w:r>
      <w:r w:rsidRPr="003D7846">
        <w:rPr>
          <w:rFonts w:ascii="Times New Roman" w:hAnsi="Times New Roman" w:cs="Times New Roman"/>
        </w:rPr>
        <w:t xml:space="preserve"> and operationalize your deception such that they are indistinguishable from real aircraft, then decoys are far and away the best measure one can use to </w:t>
      </w:r>
      <w:r w:rsidR="0007659B" w:rsidRPr="003D7846">
        <w:rPr>
          <w:rFonts w:ascii="Times New Roman" w:hAnsi="Times New Roman" w:cs="Times New Roman"/>
        </w:rPr>
        <w:t>promote survivability of the aircraft on a single airfield, with number of missiles comprising the attack being constant.</w:t>
      </w:r>
    </w:p>
    <w:p w14:paraId="519BC78A" w14:textId="36AB98EA" w:rsidR="00BA0867" w:rsidRPr="003D7846" w:rsidRDefault="00BA0867" w:rsidP="005715CB">
      <w:pPr>
        <w:rPr>
          <w:rFonts w:ascii="Times New Roman" w:hAnsi="Times New Roman" w:cs="Times New Roman"/>
          <w:b/>
          <w:bCs/>
        </w:rPr>
      </w:pPr>
      <w:r w:rsidRPr="003D7846">
        <w:rPr>
          <w:rFonts w:ascii="Times New Roman" w:hAnsi="Times New Roman" w:cs="Times New Roman"/>
          <w:b/>
          <w:bCs/>
        </w:rPr>
        <w:t xml:space="preserve">Cost Sensitivity </w:t>
      </w:r>
    </w:p>
    <w:p w14:paraId="701609E5" w14:textId="6F56CE04" w:rsidR="00BA0867" w:rsidRPr="003D7846" w:rsidRDefault="00BA0867" w:rsidP="005715CB">
      <w:pPr>
        <w:rPr>
          <w:rFonts w:ascii="Times New Roman" w:hAnsi="Times New Roman" w:cs="Times New Roman"/>
        </w:rPr>
      </w:pPr>
      <w:r w:rsidRPr="003D7846">
        <w:rPr>
          <w:rFonts w:ascii="Times New Roman" w:hAnsi="Times New Roman" w:cs="Times New Roman"/>
        </w:rPr>
        <w:t>To check for sensitivity to price, we changed the cost of acquir</w:t>
      </w:r>
      <w:r w:rsidR="00450044">
        <w:rPr>
          <w:rFonts w:ascii="Times New Roman" w:hAnsi="Times New Roman" w:cs="Times New Roman"/>
        </w:rPr>
        <w:t>ing high-quality decoys to $400K</w:t>
      </w:r>
      <w:r w:rsidRPr="003D7846">
        <w:rPr>
          <w:rFonts w:ascii="Times New Roman" w:hAnsi="Times New Roman" w:cs="Times New Roman"/>
        </w:rPr>
        <w:t>, the same price as the sunshades to see if the results would change.  The changed cost-effectiveness graph is shown below and shows no meaningful difference from Figure 15 or Figure 16</w:t>
      </w:r>
      <w:r w:rsidR="00BE1E49" w:rsidRPr="003D7846">
        <w:rPr>
          <w:rFonts w:ascii="Times New Roman" w:hAnsi="Times New Roman" w:cs="Times New Roman"/>
        </w:rPr>
        <w:t xml:space="preserve"> except that the cost of the most effective solution was increased to $196.8 million from $189.6 million</w:t>
      </w:r>
    </w:p>
    <w:p w14:paraId="563C03AC" w14:textId="78BE0AFA" w:rsidR="0007659B" w:rsidRPr="003D7846" w:rsidRDefault="00BA0867" w:rsidP="005715CB">
      <w:pPr>
        <w:rPr>
          <w:rFonts w:ascii="Times New Roman" w:hAnsi="Times New Roman" w:cs="Times New Roman"/>
        </w:rPr>
      </w:pPr>
      <w:r w:rsidRPr="003D7846">
        <w:rPr>
          <w:rFonts w:ascii="Times New Roman" w:hAnsi="Times New Roman" w:cs="Times New Roman"/>
          <w:noProof/>
        </w:rPr>
        <w:lastRenderedPageBreak/>
        <w:drawing>
          <wp:inline distT="0" distB="0" distL="0" distR="0" wp14:anchorId="2DB80804" wp14:editId="79470D72">
            <wp:extent cx="5943600" cy="2757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57805"/>
                    </a:xfrm>
                    <a:prstGeom prst="rect">
                      <a:avLst/>
                    </a:prstGeom>
                  </pic:spPr>
                </pic:pic>
              </a:graphicData>
            </a:graphic>
          </wp:inline>
        </w:drawing>
      </w:r>
    </w:p>
    <w:p w14:paraId="74593B45" w14:textId="1E43BABB" w:rsidR="0007659B" w:rsidRPr="003D7846" w:rsidRDefault="0007659B" w:rsidP="005715CB">
      <w:pPr>
        <w:rPr>
          <w:rFonts w:ascii="Times New Roman" w:hAnsi="Times New Roman" w:cs="Times New Roman"/>
        </w:rPr>
      </w:pPr>
    </w:p>
    <w:p w14:paraId="275F6ABB" w14:textId="13AD8530" w:rsidR="0007659B" w:rsidRPr="003D7846" w:rsidRDefault="0007659B" w:rsidP="005715CB">
      <w:pPr>
        <w:rPr>
          <w:rFonts w:ascii="Times New Roman" w:hAnsi="Times New Roman" w:cs="Times New Roman"/>
          <w:b/>
          <w:bCs/>
        </w:rPr>
      </w:pPr>
      <w:r w:rsidRPr="003D7846">
        <w:rPr>
          <w:rFonts w:ascii="Times New Roman" w:hAnsi="Times New Roman" w:cs="Times New Roman"/>
          <w:b/>
          <w:bCs/>
        </w:rPr>
        <w:t>Recommendations</w:t>
      </w:r>
    </w:p>
    <w:p w14:paraId="47CF583C" w14:textId="702A5EDE" w:rsidR="005715CB" w:rsidRPr="003D7846" w:rsidRDefault="0007659B" w:rsidP="0007659B">
      <w:pPr>
        <w:rPr>
          <w:rFonts w:ascii="Times New Roman" w:hAnsi="Times New Roman" w:cs="Times New Roman"/>
        </w:rPr>
      </w:pPr>
      <w:r w:rsidRPr="003D7846">
        <w:rPr>
          <w:rFonts w:ascii="Times New Roman" w:hAnsi="Times New Roman" w:cs="Times New Roman"/>
        </w:rPr>
        <w:t>Further studies</w:t>
      </w:r>
      <w:r w:rsidR="004253DD" w:rsidRPr="003D7846">
        <w:rPr>
          <w:rFonts w:ascii="Times New Roman" w:hAnsi="Times New Roman" w:cs="Times New Roman"/>
        </w:rPr>
        <w:t xml:space="preserve"> </w:t>
      </w:r>
      <w:r w:rsidRPr="003D7846">
        <w:rPr>
          <w:rFonts w:ascii="Times New Roman" w:hAnsi="Times New Roman" w:cs="Times New Roman"/>
        </w:rPr>
        <w:t xml:space="preserve">should evaluate how to operationalize deception concepts that are centered around decoys.  </w:t>
      </w:r>
    </w:p>
    <w:p w14:paraId="4F8A3234" w14:textId="19D76755" w:rsidR="0007659B" w:rsidRPr="003D7846" w:rsidRDefault="0007659B" w:rsidP="0007659B">
      <w:pPr>
        <w:rPr>
          <w:rFonts w:ascii="Times New Roman" w:hAnsi="Times New Roman" w:cs="Times New Roman"/>
        </w:rPr>
      </w:pPr>
      <w:r w:rsidRPr="003D7846">
        <w:rPr>
          <w:rFonts w:ascii="Times New Roman" w:hAnsi="Times New Roman" w:cs="Times New Roman"/>
        </w:rPr>
        <w:t>Additionally, this st</w:t>
      </w:r>
      <w:r w:rsidR="00450044">
        <w:rPr>
          <w:rFonts w:ascii="Times New Roman" w:hAnsi="Times New Roman" w:cs="Times New Roman"/>
        </w:rPr>
        <w:t>udy assumes a unit cost of $100K</w:t>
      </w:r>
      <w:r w:rsidRPr="003D7846">
        <w:rPr>
          <w:rFonts w:ascii="Times New Roman" w:hAnsi="Times New Roman" w:cs="Times New Roman"/>
        </w:rPr>
        <w:t xml:space="preserve"> for the appropriate decoys, wh</w:t>
      </w:r>
      <w:r w:rsidR="00450044">
        <w:rPr>
          <w:rFonts w:ascii="Times New Roman" w:hAnsi="Times New Roman" w:cs="Times New Roman"/>
        </w:rPr>
        <w:t>ich was rounded up from the $80K</w:t>
      </w:r>
      <w:r w:rsidRPr="003D7846">
        <w:rPr>
          <w:rFonts w:ascii="Times New Roman" w:hAnsi="Times New Roman" w:cs="Times New Roman"/>
        </w:rPr>
        <w:t xml:space="preserve"> for standard air-inflated decoys that are good visually, but perhaps not suited to fool other types of potential sensors surveying the </w:t>
      </w:r>
      <w:r w:rsidR="00BE1E49" w:rsidRPr="003D7846">
        <w:rPr>
          <w:rFonts w:ascii="Times New Roman" w:hAnsi="Times New Roman" w:cs="Times New Roman"/>
        </w:rPr>
        <w:t>P</w:t>
      </w:r>
      <w:r w:rsidRPr="003D7846">
        <w:rPr>
          <w:rFonts w:ascii="Times New Roman" w:hAnsi="Times New Roman" w:cs="Times New Roman"/>
        </w:rPr>
        <w:t xml:space="preserve">acific (such as synthetic </w:t>
      </w:r>
      <w:r w:rsidR="00CF47E3" w:rsidRPr="003D7846">
        <w:rPr>
          <w:rFonts w:ascii="Times New Roman" w:hAnsi="Times New Roman" w:cs="Times New Roman"/>
        </w:rPr>
        <w:t>aperture</w:t>
      </w:r>
      <w:r w:rsidRPr="003D7846">
        <w:rPr>
          <w:rFonts w:ascii="Times New Roman" w:hAnsi="Times New Roman" w:cs="Times New Roman"/>
        </w:rPr>
        <w:t xml:space="preserve"> radar).  Cost estimates could be done to estimate the development and procurement of an all-sensor fooling ground decoy aircraft.  </w:t>
      </w:r>
    </w:p>
    <w:p w14:paraId="73A034CE" w14:textId="7C602C10" w:rsidR="00BE1E49" w:rsidRPr="003D7846" w:rsidRDefault="00BE1E49" w:rsidP="0007659B">
      <w:pPr>
        <w:rPr>
          <w:rFonts w:ascii="Times New Roman" w:hAnsi="Times New Roman" w:cs="Times New Roman"/>
        </w:rPr>
      </w:pPr>
      <w:r w:rsidRPr="003D7846">
        <w:rPr>
          <w:rFonts w:ascii="Times New Roman" w:hAnsi="Times New Roman" w:cs="Times New Roman"/>
        </w:rPr>
        <w:t>Other parts of the DoD are looking at operational visual decoys that can fool FLIR systems, and not just visual systems that operate in the visible spectrum.</w:t>
      </w:r>
      <w:r w:rsidR="00CF47E3" w:rsidRPr="003D7846">
        <w:rPr>
          <w:rFonts w:ascii="Times New Roman" w:hAnsi="Times New Roman" w:cs="Times New Roman"/>
        </w:rPr>
        <w:t xml:space="preserve">  The below example pictures were too cool not to include in this report.</w:t>
      </w:r>
      <w:r w:rsidRPr="003D7846">
        <w:rPr>
          <w:rFonts w:ascii="Times New Roman" w:hAnsi="Times New Roman" w:cs="Times New Roman"/>
        </w:rPr>
        <w:t xml:space="preserve"> (Source: i2K CEO)</w:t>
      </w:r>
    </w:p>
    <w:p w14:paraId="0F008AE2" w14:textId="5936C498" w:rsidR="00BE1E49" w:rsidRPr="003D7846" w:rsidRDefault="00BE1E49" w:rsidP="00BE1E49">
      <w:pPr>
        <w:jc w:val="center"/>
        <w:rPr>
          <w:rFonts w:ascii="Times New Roman" w:hAnsi="Times New Roman" w:cs="Times New Roman"/>
        </w:rPr>
      </w:pPr>
      <w:r w:rsidRPr="003D7846">
        <w:rPr>
          <w:rFonts w:ascii="Times New Roman" w:hAnsi="Times New Roman" w:cs="Times New Roman"/>
          <w:noProof/>
        </w:rPr>
        <w:drawing>
          <wp:inline distT="0" distB="0" distL="0" distR="0" wp14:anchorId="5D00846C" wp14:editId="7468BC41">
            <wp:extent cx="1663065"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3065" cy="2217420"/>
                    </a:xfrm>
                    <a:prstGeom prst="rect">
                      <a:avLst/>
                    </a:prstGeom>
                    <a:noFill/>
                    <a:ln>
                      <a:noFill/>
                    </a:ln>
                  </pic:spPr>
                </pic:pic>
              </a:graphicData>
            </a:graphic>
          </wp:inline>
        </w:drawing>
      </w:r>
      <w:r w:rsidRPr="003D7846">
        <w:rPr>
          <w:rFonts w:ascii="Times New Roman" w:hAnsi="Times New Roman" w:cs="Times New Roman"/>
        </w:rPr>
        <w:t xml:space="preserve">      </w:t>
      </w:r>
      <w:r w:rsidRPr="003D7846">
        <w:rPr>
          <w:rFonts w:ascii="Times New Roman" w:hAnsi="Times New Roman" w:cs="Times New Roman"/>
          <w:noProof/>
        </w:rPr>
        <w:drawing>
          <wp:inline distT="0" distB="0" distL="0" distR="0" wp14:anchorId="511BB3E6" wp14:editId="10063302">
            <wp:extent cx="2971800" cy="22302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437" cy="2237476"/>
                    </a:xfrm>
                    <a:prstGeom prst="rect">
                      <a:avLst/>
                    </a:prstGeom>
                    <a:noFill/>
                    <a:ln>
                      <a:noFill/>
                    </a:ln>
                  </pic:spPr>
                </pic:pic>
              </a:graphicData>
            </a:graphic>
          </wp:inline>
        </w:drawing>
      </w:r>
    </w:p>
    <w:p w14:paraId="390B1BBD" w14:textId="77777777" w:rsidR="00BE1E49" w:rsidRPr="003D7846" w:rsidRDefault="00BE1E49" w:rsidP="0007659B">
      <w:pPr>
        <w:rPr>
          <w:rFonts w:ascii="Times New Roman" w:hAnsi="Times New Roman" w:cs="Times New Roman"/>
        </w:rPr>
      </w:pPr>
    </w:p>
    <w:p w14:paraId="06E747A1" w14:textId="17EA7418" w:rsidR="0007659B" w:rsidRPr="003D7846" w:rsidRDefault="0007659B" w:rsidP="0007659B">
      <w:pPr>
        <w:rPr>
          <w:rFonts w:ascii="Times New Roman" w:hAnsi="Times New Roman" w:cs="Times New Roman"/>
        </w:rPr>
      </w:pPr>
      <w:r w:rsidRPr="003D7846">
        <w:rPr>
          <w:rFonts w:ascii="Times New Roman" w:hAnsi="Times New Roman" w:cs="Times New Roman"/>
        </w:rPr>
        <w:t>Because a unit cost o</w:t>
      </w:r>
      <w:r w:rsidR="00450044">
        <w:rPr>
          <w:rFonts w:ascii="Times New Roman" w:hAnsi="Times New Roman" w:cs="Times New Roman"/>
        </w:rPr>
        <w:t>f $100K</w:t>
      </w:r>
      <w:r w:rsidRPr="003D7846">
        <w:rPr>
          <w:rFonts w:ascii="Times New Roman" w:hAnsi="Times New Roman" w:cs="Times New Roman"/>
        </w:rPr>
        <w:t xml:space="preserve"> for an assumed decoy is </w:t>
      </w:r>
      <w:r w:rsidR="00450044">
        <w:rPr>
          <w:rFonts w:ascii="Times New Roman" w:hAnsi="Times New Roman" w:cs="Times New Roman"/>
        </w:rPr>
        <w:t>relatively inexpensive, we could</w:t>
      </w:r>
      <w:r w:rsidRPr="003D7846">
        <w:rPr>
          <w:rFonts w:ascii="Times New Roman" w:hAnsi="Times New Roman" w:cs="Times New Roman"/>
        </w:rPr>
        <w:t xml:space="preserve"> saturat</w:t>
      </w:r>
      <w:r w:rsidR="00450044">
        <w:rPr>
          <w:rFonts w:ascii="Times New Roman" w:hAnsi="Times New Roman" w:cs="Times New Roman"/>
        </w:rPr>
        <w:t xml:space="preserve">e the pacific theatre with them; </w:t>
      </w:r>
      <w:r w:rsidRPr="003D7846">
        <w:rPr>
          <w:rFonts w:ascii="Times New Roman" w:hAnsi="Times New Roman" w:cs="Times New Roman"/>
        </w:rPr>
        <w:t xml:space="preserve">they could be deployed to multiple places.  Compared to a multi-million dollar </w:t>
      </w:r>
      <w:r w:rsidRPr="003D7846">
        <w:rPr>
          <w:rFonts w:ascii="Times New Roman" w:hAnsi="Times New Roman" w:cs="Times New Roman"/>
        </w:rPr>
        <w:lastRenderedPageBreak/>
        <w:t>cost of an enemy cruise missile (for reference, a tomahawk cruise missile costs $1.5 million)</w:t>
      </w:r>
      <w:r w:rsidR="0034625B" w:rsidRPr="003D7846">
        <w:rPr>
          <w:rFonts w:ascii="Times New Roman" w:hAnsi="Times New Roman" w:cs="Times New Roman"/>
        </w:rPr>
        <w:t xml:space="preserve">, decoys would be cheap.  </w:t>
      </w:r>
    </w:p>
    <w:p w14:paraId="10FF6E84" w14:textId="06661C57" w:rsidR="0034625B" w:rsidRPr="003D7846" w:rsidRDefault="0034625B" w:rsidP="0007659B">
      <w:pPr>
        <w:rPr>
          <w:rFonts w:ascii="Times New Roman" w:hAnsi="Times New Roman" w:cs="Times New Roman"/>
        </w:rPr>
      </w:pPr>
      <w:r w:rsidRPr="003D7846">
        <w:rPr>
          <w:rFonts w:ascii="Times New Roman" w:hAnsi="Times New Roman" w:cs="Times New Roman"/>
        </w:rPr>
        <w:t xml:space="preserve">If the actual cost of convincing decoys remains within the same magnitude of cost, then it’s possible to use them to force adversaries into a cost-imposing strategy where the adversary must accept a lower </w:t>
      </w:r>
      <w:r w:rsidR="00BE1E49" w:rsidRPr="003D7846">
        <w:rPr>
          <w:rFonts w:ascii="Times New Roman" w:hAnsi="Times New Roman" w:cs="Times New Roman"/>
        </w:rPr>
        <w:t>Δ</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00BE1E49" w:rsidRPr="003D7846">
        <w:rPr>
          <w:rFonts w:ascii="Times New Roman" w:eastAsiaTheme="minorEastAsia" w:hAnsi="Times New Roman" w:cs="Times New Roman"/>
        </w:rPr>
        <w:t xml:space="preserve"> </w:t>
      </w:r>
      <w:r w:rsidRPr="003D7846">
        <w:rPr>
          <w:rFonts w:ascii="Times New Roman" w:hAnsi="Times New Roman" w:cs="Times New Roman"/>
        </w:rPr>
        <w:t xml:space="preserve">per missile launched at aircraft or must build and use many more missiles to guarantee a desired result.  </w:t>
      </w:r>
    </w:p>
    <w:p w14:paraId="32D07EC1" w14:textId="50DD15A9" w:rsidR="006B172A" w:rsidRDefault="006B172A" w:rsidP="0007659B">
      <w:pPr>
        <w:rPr>
          <w:ins w:id="258" w:author="Olin Kennedy" w:date="2023-03-27T14:14:00Z"/>
          <w:rFonts w:ascii="Times New Roman" w:hAnsi="Times New Roman" w:cs="Times New Roman"/>
        </w:rPr>
      </w:pPr>
    </w:p>
    <w:p w14:paraId="4C94DA85" w14:textId="31D6EE72" w:rsidR="00376E10" w:rsidRPr="003D7846" w:rsidRDefault="00376E10">
      <w:pPr>
        <w:pStyle w:val="Heading1"/>
        <w:pPrChange w:id="259" w:author="Olin Kennedy" w:date="2023-03-27T14:14:00Z">
          <w:pPr/>
        </w:pPrChange>
      </w:pPr>
      <w:ins w:id="260" w:author="Olin Kennedy" w:date="2023-03-27T14:14:00Z">
        <w:r>
          <w:t>Conclusion</w:t>
        </w:r>
      </w:ins>
    </w:p>
    <w:p w14:paraId="411F5ABC" w14:textId="6A0885C6" w:rsidR="006B172A" w:rsidRDefault="006B172A" w:rsidP="0007659B">
      <w:pPr>
        <w:rPr>
          <w:ins w:id="261" w:author="Olin Kennedy" w:date="2023-03-27T14:14:00Z"/>
          <w:rFonts w:ascii="Times New Roman" w:hAnsi="Times New Roman" w:cs="Times New Roman"/>
        </w:rPr>
      </w:pPr>
    </w:p>
    <w:p w14:paraId="6400DDA9" w14:textId="4F4EA32A" w:rsidR="00376E10" w:rsidRPr="003D7846" w:rsidDel="00376E10" w:rsidRDefault="00376E10" w:rsidP="0007659B">
      <w:pPr>
        <w:rPr>
          <w:del w:id="262" w:author="Olin Kennedy" w:date="2023-03-27T14:15:00Z"/>
          <w:rFonts w:ascii="Times New Roman" w:hAnsi="Times New Roman" w:cs="Times New Roman"/>
        </w:rPr>
      </w:pPr>
      <w:ins w:id="263" w:author="Olin Kennedy" w:date="2023-03-27T14:14:00Z">
        <w:r>
          <w:rPr>
            <w:rFonts w:ascii="Times New Roman" w:hAnsi="Times New Roman" w:cs="Times New Roman"/>
          </w:rPr>
          <w:t xml:space="preserve">We began this research </w:t>
        </w:r>
      </w:ins>
      <w:ins w:id="264" w:author="Olin Kennedy" w:date="2023-03-27T14:16:00Z">
        <w:r w:rsidR="00D371CA">
          <w:rPr>
            <w:rFonts w:ascii="Times New Roman" w:hAnsi="Times New Roman" w:cs="Times New Roman"/>
          </w:rPr>
          <w:t>with four</w:t>
        </w:r>
      </w:ins>
      <w:ins w:id="265" w:author="Olin Kennedy" w:date="2023-03-27T14:14:00Z">
        <w:r>
          <w:rPr>
            <w:rFonts w:ascii="Times New Roman" w:hAnsi="Times New Roman" w:cs="Times New Roman"/>
          </w:rPr>
          <w:t xml:space="preserve"> research questions</w:t>
        </w:r>
      </w:ins>
      <w:ins w:id="266" w:author="Olin Kennedy" w:date="2023-03-27T14:16:00Z">
        <w:r w:rsidR="00D371CA">
          <w:rPr>
            <w:rFonts w:ascii="Times New Roman" w:hAnsi="Times New Roman" w:cs="Times New Roman"/>
          </w:rPr>
          <w:t>:</w:t>
        </w:r>
      </w:ins>
    </w:p>
    <w:p w14:paraId="54F2327E" w14:textId="2C56665E" w:rsidR="00376E10" w:rsidRPr="003D7846" w:rsidRDefault="00376E10" w:rsidP="00376E10">
      <w:pPr>
        <w:rPr>
          <w:ins w:id="267" w:author="Olin Kennedy" w:date="2023-03-27T14:14:00Z"/>
          <w:rFonts w:ascii="Times New Roman" w:hAnsi="Times New Roman" w:cs="Times New Roman"/>
        </w:rPr>
      </w:pPr>
    </w:p>
    <w:p w14:paraId="6A87F100" w14:textId="48F7F0D1" w:rsidR="00376E10" w:rsidRPr="003D7846" w:rsidRDefault="00376E10">
      <w:pPr>
        <w:pStyle w:val="ListParagraph"/>
        <w:rPr>
          <w:ins w:id="268" w:author="Olin Kennedy" w:date="2023-03-27T14:14:00Z"/>
          <w:rFonts w:ascii="Times New Roman" w:hAnsi="Times New Roman" w:cs="Times New Roman"/>
        </w:rPr>
        <w:pPrChange w:id="269" w:author="Olin Kennedy" w:date="2023-03-27T14:20:00Z">
          <w:pPr>
            <w:pStyle w:val="ListParagraph"/>
            <w:numPr>
              <w:numId w:val="11"/>
            </w:numPr>
            <w:ind w:hanging="360"/>
          </w:pPr>
        </w:pPrChange>
      </w:pPr>
      <w:ins w:id="270" w:author="Olin Kennedy" w:date="2023-03-27T14:14:00Z">
        <w:r w:rsidRPr="003D7846">
          <w:rPr>
            <w:rFonts w:ascii="Times New Roman" w:hAnsi="Times New Roman" w:cs="Times New Roman"/>
          </w:rPr>
          <w:t xml:space="preserve">  </w:t>
        </w:r>
      </w:ins>
    </w:p>
    <w:p w14:paraId="7C35760C" w14:textId="77777777" w:rsidR="00376E10" w:rsidRPr="003D7846" w:rsidRDefault="00376E10" w:rsidP="00376E10">
      <w:pPr>
        <w:pStyle w:val="ListParagraph"/>
        <w:numPr>
          <w:ilvl w:val="0"/>
          <w:numId w:val="11"/>
        </w:numPr>
        <w:rPr>
          <w:ins w:id="271" w:author="Olin Kennedy" w:date="2023-03-27T14:14:00Z"/>
          <w:rFonts w:ascii="Times New Roman" w:hAnsi="Times New Roman" w:cs="Times New Roman"/>
        </w:rPr>
      </w:pPr>
      <w:ins w:id="272" w:author="Olin Kennedy" w:date="2023-03-27T14:14:00Z">
        <w:r w:rsidRPr="003D7846">
          <w:rPr>
            <w:rFonts w:ascii="Times New Roman" w:hAnsi="Times New Roman" w:cs="Times New Roman"/>
          </w:rPr>
          <w:t>What is the potential value of deception?</w:t>
        </w:r>
      </w:ins>
    </w:p>
    <w:p w14:paraId="4F41E2D7" w14:textId="77777777" w:rsidR="000468C1" w:rsidRDefault="00376E10" w:rsidP="000468C1">
      <w:pPr>
        <w:pStyle w:val="ListParagraph"/>
        <w:numPr>
          <w:ilvl w:val="0"/>
          <w:numId w:val="11"/>
        </w:numPr>
        <w:rPr>
          <w:ins w:id="273" w:author="Olin Kennedy" w:date="2023-03-27T14:28:00Z"/>
          <w:rFonts w:ascii="Times New Roman" w:hAnsi="Times New Roman" w:cs="Times New Roman"/>
        </w:rPr>
      </w:pPr>
      <w:ins w:id="274" w:author="Olin Kennedy" w:date="2023-03-27T14:14:00Z">
        <w:r>
          <w:rPr>
            <w:rFonts w:ascii="Times New Roman" w:hAnsi="Times New Roman" w:cs="Times New Roman"/>
          </w:rPr>
          <w:t xml:space="preserve">How are outcomes affected </w:t>
        </w:r>
        <w:r w:rsidRPr="003D7846">
          <w:rPr>
            <w:rFonts w:ascii="Times New Roman" w:hAnsi="Times New Roman" w:cs="Times New Roman"/>
          </w:rPr>
          <w:t>if you could induce the enemy to overestimate and underestimate your force posture through deception?</w:t>
        </w:r>
      </w:ins>
      <w:ins w:id="275" w:author="Olin Kennedy" w:date="2023-03-27T14:28:00Z">
        <w:r w:rsidR="000468C1" w:rsidRPr="000468C1">
          <w:rPr>
            <w:rFonts w:ascii="Times New Roman" w:hAnsi="Times New Roman" w:cs="Times New Roman"/>
          </w:rPr>
          <w:t xml:space="preserve"> </w:t>
        </w:r>
      </w:ins>
    </w:p>
    <w:p w14:paraId="5D8F2C8B" w14:textId="70357E79" w:rsidR="000468C1" w:rsidRPr="003D7846" w:rsidRDefault="000468C1" w:rsidP="000468C1">
      <w:pPr>
        <w:pStyle w:val="ListParagraph"/>
        <w:numPr>
          <w:ilvl w:val="0"/>
          <w:numId w:val="11"/>
        </w:numPr>
        <w:rPr>
          <w:ins w:id="276" w:author="Olin Kennedy" w:date="2023-03-27T14:28:00Z"/>
          <w:rFonts w:ascii="Times New Roman" w:hAnsi="Times New Roman" w:cs="Times New Roman"/>
        </w:rPr>
      </w:pPr>
      <w:ins w:id="277" w:author="Olin Kennedy" w:date="2023-03-27T14:28:00Z">
        <w:r w:rsidRPr="003D7846">
          <w:rPr>
            <w:rFonts w:ascii="Times New Roman" w:hAnsi="Times New Roman" w:cs="Times New Roman"/>
          </w:rPr>
          <w:t>Given a model that produces the value of deception and cost-estimates of the tolls required to pull it off</w:t>
        </w:r>
        <w:r>
          <w:rPr>
            <w:rFonts w:ascii="Times New Roman" w:hAnsi="Times New Roman" w:cs="Times New Roman"/>
          </w:rPr>
          <w:t>:</w:t>
        </w:r>
        <w:r w:rsidRPr="003D7846">
          <w:rPr>
            <w:rFonts w:ascii="Times New Roman" w:hAnsi="Times New Roman" w:cs="Times New Roman"/>
          </w:rPr>
          <w:t xml:space="preserve"> Is it cost-effective to acquire the tools of deception?</w:t>
        </w:r>
      </w:ins>
    </w:p>
    <w:p w14:paraId="27EDFE90" w14:textId="58ACC3E2" w:rsidR="00376E10" w:rsidRPr="000468C1" w:rsidRDefault="00376E10">
      <w:pPr>
        <w:ind w:left="360"/>
        <w:rPr>
          <w:ins w:id="278" w:author="Olin Kennedy" w:date="2023-03-27T14:14:00Z"/>
          <w:rFonts w:ascii="Times New Roman" w:hAnsi="Times New Roman" w:cs="Times New Roman"/>
          <w:rPrChange w:id="279" w:author="Olin Kennedy" w:date="2023-03-27T14:28:00Z">
            <w:rPr>
              <w:ins w:id="280" w:author="Olin Kennedy" w:date="2023-03-27T14:14:00Z"/>
            </w:rPr>
          </w:rPrChange>
        </w:rPr>
        <w:pPrChange w:id="281" w:author="Olin Kennedy" w:date="2023-03-27T14:28:00Z">
          <w:pPr>
            <w:pStyle w:val="ListParagraph"/>
            <w:numPr>
              <w:numId w:val="11"/>
            </w:numPr>
            <w:ind w:hanging="360"/>
          </w:pPr>
        </w:pPrChange>
      </w:pPr>
    </w:p>
    <w:p w14:paraId="7EF530FA" w14:textId="3D39713B" w:rsidR="006B172A" w:rsidRDefault="00D371CA" w:rsidP="00D371CA">
      <w:pPr>
        <w:rPr>
          <w:ins w:id="282" w:author="Olin Kennedy" w:date="2023-03-27T14:21:00Z"/>
        </w:rPr>
      </w:pPr>
      <w:ins w:id="283" w:author="Olin Kennedy" w:date="2023-03-27T14:17:00Z">
        <w:r>
          <w:t xml:space="preserve">Deception can be valued </w:t>
        </w:r>
      </w:ins>
      <w:ins w:id="284" w:author="Olin Kennedy" w:date="2023-03-27T14:19:00Z">
        <w:r>
          <w:t xml:space="preserve">primarily </w:t>
        </w:r>
      </w:ins>
      <w:ins w:id="285" w:author="Olin Kennedy" w:date="2023-03-27T14:17:00Z">
        <w:r>
          <w:t xml:space="preserve">in numerous ways: in the outcomes it might produce as the </w:t>
        </w:r>
      </w:ins>
      <w:ins w:id="286" w:author="Olin Kennedy" w:date="2023-03-27T14:21:00Z">
        <w:r>
          <w:t>M</w:t>
        </w:r>
      </w:ins>
      <w:ins w:id="287" w:author="Olin Kennedy" w:date="2023-03-27T14:17:00Z">
        <w:r>
          <w:t xml:space="preserve">onte </w:t>
        </w:r>
      </w:ins>
      <w:ins w:id="288" w:author="Olin Kennedy" w:date="2023-03-27T14:21:00Z">
        <w:r>
          <w:t>C</w:t>
        </w:r>
      </w:ins>
      <w:ins w:id="289" w:author="Olin Kennedy" w:date="2023-03-27T14:17:00Z">
        <w:r>
          <w:t xml:space="preserve">arlo model shows, </w:t>
        </w:r>
      </w:ins>
      <w:ins w:id="290" w:author="Olin Kennedy" w:date="2023-03-27T14:18:00Z">
        <w:r>
          <w:t>or as a change in probability as the deterministic model shows.</w:t>
        </w:r>
      </w:ins>
      <w:ins w:id="291" w:author="Olin Kennedy" w:date="2023-03-27T14:17:00Z">
        <w:r>
          <w:t xml:space="preserve"> </w:t>
        </w:r>
      </w:ins>
      <w:ins w:id="292" w:author="Olin Kennedy" w:date="2023-03-27T14:20:00Z">
        <w:r>
          <w:t xml:space="preserve">  These first two ways can be then be related to cost-value.</w:t>
        </w:r>
      </w:ins>
      <w:ins w:id="293" w:author="Olin Kennedy" w:date="2023-03-27T14:21:00Z">
        <w:r>
          <w:t xml:space="preserve">  In this study, we only related the value to cost in our second deterministic model.  </w:t>
        </w:r>
      </w:ins>
    </w:p>
    <w:p w14:paraId="18C54BC0" w14:textId="1E5FD524" w:rsidR="00D371CA" w:rsidRDefault="00D371CA" w:rsidP="00D371CA">
      <w:pPr>
        <w:rPr>
          <w:ins w:id="294" w:author="Olin Kennedy" w:date="2023-03-27T14:21:00Z"/>
        </w:rPr>
      </w:pPr>
      <w:ins w:id="295" w:author="Olin Kennedy" w:date="2023-03-27T14:25:00Z">
        <w:r>
          <w:t xml:space="preserve">Lastly, </w:t>
        </w:r>
      </w:ins>
      <w:ins w:id="296" w:author="Olin Kennedy" w:date="2023-03-27T14:27:00Z">
        <w:r w:rsidR="000468C1">
          <w:t>we were able to show different post-attack outcomes by varying an</w:t>
        </w:r>
      </w:ins>
      <w:ins w:id="297" w:author="Olin Kennedy" w:date="2023-03-27T14:28:00Z">
        <w:r w:rsidR="000468C1">
          <w:t xml:space="preserve"> </w:t>
        </w:r>
      </w:ins>
      <w:ins w:id="298" w:author="Olin Kennedy" w:date="2023-03-27T14:33:00Z">
        <w:r w:rsidR="000468C1">
          <w:t>enemy’s</w:t>
        </w:r>
      </w:ins>
      <w:ins w:id="299" w:author="Olin Kennedy" w:date="2023-03-27T14:28:00Z">
        <w:r w:rsidR="000468C1">
          <w:t xml:space="preserve"> ability to accurately estimate the number of aircraft at a given airbase</w:t>
        </w:r>
      </w:ins>
      <w:ins w:id="300" w:author="Olin Kennedy" w:date="2023-03-27T14:33:00Z">
        <w:r w:rsidR="000468C1">
          <w:t>.</w:t>
        </w:r>
      </w:ins>
    </w:p>
    <w:p w14:paraId="71072160" w14:textId="22F6EC8E" w:rsidR="000468C1" w:rsidRDefault="000468C1" w:rsidP="000468C1">
      <w:pPr>
        <w:rPr>
          <w:ins w:id="301" w:author="Olin Kennedy" w:date="2023-03-27T14:28:00Z"/>
        </w:rPr>
      </w:pPr>
      <w:ins w:id="302" w:author="Olin Kennedy" w:date="2023-03-27T14:28:00Z">
        <w:r>
          <w:t xml:space="preserve">We also found that decoys are exceptionally cost-effective, at the provided cost and assuming near-perfect performance in fooling the enemy.  The low-cost of the decoys dominated the types of shelters that could be built compared to their cost.  High quality decoys </w:t>
        </w:r>
      </w:ins>
      <w:ins w:id="303" w:author="Olin Kennedy" w:date="2023-03-27T14:33:00Z">
        <w:r>
          <w:t>eliminate</w:t>
        </w:r>
      </w:ins>
      <w:ins w:id="304" w:author="Olin Kennedy" w:date="2023-03-27T14:28:00Z">
        <w:r>
          <w:t xml:space="preserve"> any possible value in playing shell game by constructing </w:t>
        </w:r>
        <w:proofErr w:type="gramStart"/>
        <w:r>
          <w:t>sun-shade</w:t>
        </w:r>
        <w:proofErr w:type="gramEnd"/>
        <w:r>
          <w:t xml:space="preserve"> type shelters.  </w:t>
        </w:r>
      </w:ins>
    </w:p>
    <w:p w14:paraId="0A675E3B" w14:textId="77777777" w:rsidR="00D371CA" w:rsidRDefault="00D371CA" w:rsidP="00D371CA">
      <w:pPr>
        <w:rPr>
          <w:ins w:id="305" w:author="Olin Kennedy" w:date="2023-03-27T14:20:00Z"/>
        </w:rPr>
      </w:pPr>
    </w:p>
    <w:p w14:paraId="2447D998" w14:textId="77777777" w:rsidR="00D371CA" w:rsidRPr="003D7846" w:rsidRDefault="00D371CA" w:rsidP="00D371CA"/>
    <w:p w14:paraId="7A64C0ED" w14:textId="7A33E445" w:rsidR="006B172A" w:rsidRPr="003D7846" w:rsidRDefault="006B172A" w:rsidP="0007659B">
      <w:pPr>
        <w:rPr>
          <w:rFonts w:ascii="Times New Roman" w:hAnsi="Times New Roman" w:cs="Times New Roman"/>
        </w:rPr>
      </w:pPr>
    </w:p>
    <w:p w14:paraId="33C91744" w14:textId="448E4A45" w:rsidR="00BE1E49" w:rsidRPr="003D7846" w:rsidRDefault="00BE1E49" w:rsidP="0007659B">
      <w:pPr>
        <w:rPr>
          <w:rFonts w:ascii="Times New Roman" w:hAnsi="Times New Roman" w:cs="Times New Roman"/>
        </w:rPr>
      </w:pPr>
    </w:p>
    <w:p w14:paraId="21C4063F" w14:textId="783055CE" w:rsidR="00BE1E49" w:rsidRPr="003D7846" w:rsidRDefault="00BE1E49" w:rsidP="0007659B">
      <w:pPr>
        <w:rPr>
          <w:rFonts w:ascii="Times New Roman" w:hAnsi="Times New Roman" w:cs="Times New Roman"/>
        </w:rPr>
      </w:pPr>
    </w:p>
    <w:p w14:paraId="7158C581" w14:textId="759DE7DC" w:rsidR="00BE1E49" w:rsidRPr="003D7846" w:rsidRDefault="00BE1E49" w:rsidP="0007659B">
      <w:pPr>
        <w:rPr>
          <w:rFonts w:ascii="Times New Roman" w:hAnsi="Times New Roman" w:cs="Times New Roman"/>
        </w:rPr>
      </w:pPr>
    </w:p>
    <w:p w14:paraId="45D4E8D2" w14:textId="13F48A8C" w:rsidR="00BE1E49" w:rsidRPr="003D7846" w:rsidRDefault="00BE1E49" w:rsidP="0007659B">
      <w:pPr>
        <w:rPr>
          <w:rFonts w:ascii="Times New Roman" w:hAnsi="Times New Roman" w:cs="Times New Roman"/>
        </w:rPr>
      </w:pPr>
    </w:p>
    <w:p w14:paraId="2773D090" w14:textId="2114E487" w:rsidR="00BE1E49" w:rsidRPr="003D7846" w:rsidRDefault="00BE1E49" w:rsidP="0007659B">
      <w:pPr>
        <w:rPr>
          <w:rFonts w:ascii="Times New Roman" w:hAnsi="Times New Roman" w:cs="Times New Roman"/>
        </w:rPr>
      </w:pPr>
    </w:p>
    <w:p w14:paraId="398FDC12" w14:textId="5EFA6DE3" w:rsidR="00BE1E49" w:rsidRPr="003D7846" w:rsidRDefault="00BE1E49" w:rsidP="0007659B">
      <w:pPr>
        <w:rPr>
          <w:rFonts w:ascii="Times New Roman" w:hAnsi="Times New Roman" w:cs="Times New Roman"/>
        </w:rPr>
      </w:pPr>
    </w:p>
    <w:p w14:paraId="48568504" w14:textId="3A39C558" w:rsidR="00BE1E49" w:rsidRPr="003D7846" w:rsidRDefault="00BE1E49" w:rsidP="0007659B">
      <w:pPr>
        <w:rPr>
          <w:rFonts w:ascii="Times New Roman" w:hAnsi="Times New Roman" w:cs="Times New Roman"/>
        </w:rPr>
      </w:pPr>
    </w:p>
    <w:p w14:paraId="5554811B" w14:textId="1659F765" w:rsidR="00BE1E49" w:rsidRPr="003D7846" w:rsidRDefault="00BE1E49" w:rsidP="0007659B">
      <w:pPr>
        <w:rPr>
          <w:rFonts w:ascii="Times New Roman" w:hAnsi="Times New Roman" w:cs="Times New Roman"/>
        </w:rPr>
      </w:pPr>
    </w:p>
    <w:p w14:paraId="1474A39A" w14:textId="48CB7A6A" w:rsidR="00BE1E49" w:rsidRPr="003D7846" w:rsidRDefault="00BE1E49" w:rsidP="0007659B">
      <w:pPr>
        <w:rPr>
          <w:rFonts w:ascii="Times New Roman" w:hAnsi="Times New Roman" w:cs="Times New Roman"/>
        </w:rPr>
      </w:pPr>
    </w:p>
    <w:p w14:paraId="412415B1" w14:textId="42516E33" w:rsidR="0052448D" w:rsidRDefault="0052448D" w:rsidP="0007659B">
      <w:pPr>
        <w:rPr>
          <w:ins w:id="306" w:author="Olin Kennedy" w:date="2023-03-27T14:25:00Z"/>
          <w:rFonts w:ascii="Times New Roman" w:hAnsi="Times New Roman" w:cs="Times New Roman"/>
        </w:rPr>
      </w:pPr>
    </w:p>
    <w:p w14:paraId="48FD69E0" w14:textId="6589E91D" w:rsidR="00D371CA" w:rsidRDefault="00D371CA" w:rsidP="0007659B">
      <w:pPr>
        <w:rPr>
          <w:ins w:id="307" w:author="Olin Kennedy" w:date="2023-03-27T14:25:00Z"/>
          <w:rFonts w:ascii="Times New Roman" w:hAnsi="Times New Roman" w:cs="Times New Roman"/>
        </w:rPr>
      </w:pPr>
    </w:p>
    <w:p w14:paraId="76C0DD4A" w14:textId="20687667" w:rsidR="00D371CA" w:rsidRDefault="00D371CA" w:rsidP="0007659B">
      <w:pPr>
        <w:rPr>
          <w:ins w:id="308" w:author="Olin Kennedy" w:date="2023-03-27T14:25:00Z"/>
          <w:rFonts w:ascii="Times New Roman" w:hAnsi="Times New Roman" w:cs="Times New Roman"/>
        </w:rPr>
      </w:pPr>
    </w:p>
    <w:p w14:paraId="6293078F" w14:textId="14745A9B" w:rsidR="00D371CA" w:rsidRDefault="00D371CA" w:rsidP="0007659B">
      <w:pPr>
        <w:rPr>
          <w:ins w:id="309" w:author="Olin Kennedy" w:date="2023-03-27T14:25:00Z"/>
          <w:rFonts w:ascii="Times New Roman" w:hAnsi="Times New Roman" w:cs="Times New Roman"/>
        </w:rPr>
      </w:pPr>
    </w:p>
    <w:p w14:paraId="4EC4AE78" w14:textId="1D205924" w:rsidR="00D371CA" w:rsidRDefault="00D371CA" w:rsidP="0007659B">
      <w:pPr>
        <w:rPr>
          <w:ins w:id="310" w:author="Olin Kennedy" w:date="2023-03-27T14:25:00Z"/>
          <w:rFonts w:ascii="Times New Roman" w:hAnsi="Times New Roman" w:cs="Times New Roman"/>
        </w:rPr>
      </w:pPr>
    </w:p>
    <w:p w14:paraId="7D08865A" w14:textId="45376167" w:rsidR="00D371CA" w:rsidRDefault="00D371CA" w:rsidP="0007659B">
      <w:pPr>
        <w:rPr>
          <w:ins w:id="311" w:author="Olin Kennedy" w:date="2023-03-27T14:25:00Z"/>
          <w:rFonts w:ascii="Times New Roman" w:hAnsi="Times New Roman" w:cs="Times New Roman"/>
        </w:rPr>
      </w:pPr>
    </w:p>
    <w:p w14:paraId="78A096E3" w14:textId="5B009951" w:rsidR="00D371CA" w:rsidRDefault="00D371CA" w:rsidP="0007659B">
      <w:pPr>
        <w:rPr>
          <w:ins w:id="312" w:author="Olin Kennedy" w:date="2023-03-27T14:25:00Z"/>
          <w:rFonts w:ascii="Times New Roman" w:hAnsi="Times New Roman" w:cs="Times New Roman"/>
        </w:rPr>
      </w:pPr>
    </w:p>
    <w:p w14:paraId="410695C9" w14:textId="010A1DD8" w:rsidR="00D371CA" w:rsidRDefault="00D371CA" w:rsidP="0007659B">
      <w:pPr>
        <w:rPr>
          <w:ins w:id="313" w:author="Olin Kennedy" w:date="2023-03-27T14:25:00Z"/>
          <w:rFonts w:ascii="Times New Roman" w:hAnsi="Times New Roman" w:cs="Times New Roman"/>
        </w:rPr>
      </w:pPr>
    </w:p>
    <w:p w14:paraId="7C278DFB" w14:textId="3B830060" w:rsidR="00D371CA" w:rsidRDefault="00D371CA" w:rsidP="0007659B">
      <w:pPr>
        <w:rPr>
          <w:ins w:id="314" w:author="Olin Kennedy" w:date="2023-03-27T14:25:00Z"/>
          <w:rFonts w:ascii="Times New Roman" w:hAnsi="Times New Roman" w:cs="Times New Roman"/>
        </w:rPr>
      </w:pPr>
    </w:p>
    <w:p w14:paraId="2BB2481B" w14:textId="4B95B5F2" w:rsidR="00D371CA" w:rsidRDefault="00D371CA" w:rsidP="0007659B">
      <w:pPr>
        <w:rPr>
          <w:ins w:id="315" w:author="Olin Kennedy" w:date="2023-03-27T14:25:00Z"/>
          <w:rFonts w:ascii="Times New Roman" w:hAnsi="Times New Roman" w:cs="Times New Roman"/>
        </w:rPr>
      </w:pPr>
    </w:p>
    <w:p w14:paraId="4971EEF0" w14:textId="50FD4DED" w:rsidR="00D371CA" w:rsidRDefault="00D371CA" w:rsidP="0007659B">
      <w:pPr>
        <w:rPr>
          <w:ins w:id="316" w:author="Olin Kennedy" w:date="2023-03-27T14:25:00Z"/>
          <w:rFonts w:ascii="Times New Roman" w:hAnsi="Times New Roman" w:cs="Times New Roman"/>
        </w:rPr>
      </w:pPr>
    </w:p>
    <w:p w14:paraId="20A34D59" w14:textId="3206E4FC" w:rsidR="00D371CA" w:rsidRDefault="00D371CA" w:rsidP="0007659B">
      <w:pPr>
        <w:rPr>
          <w:ins w:id="317" w:author="Olin Kennedy" w:date="2023-03-27T14:25:00Z"/>
          <w:rFonts w:ascii="Times New Roman" w:hAnsi="Times New Roman" w:cs="Times New Roman"/>
        </w:rPr>
      </w:pPr>
    </w:p>
    <w:p w14:paraId="4D8B701D" w14:textId="73051D8B" w:rsidR="00D371CA" w:rsidRDefault="00D371CA" w:rsidP="0007659B">
      <w:pPr>
        <w:rPr>
          <w:ins w:id="318" w:author="Olin Kennedy" w:date="2023-03-27T14:25:00Z"/>
          <w:rFonts w:ascii="Times New Roman" w:hAnsi="Times New Roman" w:cs="Times New Roman"/>
        </w:rPr>
      </w:pPr>
    </w:p>
    <w:p w14:paraId="264B4559" w14:textId="2FCCB843" w:rsidR="00D371CA" w:rsidRDefault="00D371CA" w:rsidP="0007659B">
      <w:pPr>
        <w:rPr>
          <w:ins w:id="319" w:author="Olin Kennedy" w:date="2023-03-27T14:25:00Z"/>
          <w:rFonts w:ascii="Times New Roman" w:hAnsi="Times New Roman" w:cs="Times New Roman"/>
        </w:rPr>
      </w:pPr>
    </w:p>
    <w:p w14:paraId="5BC59C8F" w14:textId="0E6A677F" w:rsidR="00D371CA" w:rsidRDefault="00D371CA" w:rsidP="0007659B">
      <w:pPr>
        <w:rPr>
          <w:ins w:id="320" w:author="Olin Kennedy" w:date="2023-03-27T14:25:00Z"/>
          <w:rFonts w:ascii="Times New Roman" w:hAnsi="Times New Roman" w:cs="Times New Roman"/>
        </w:rPr>
      </w:pPr>
    </w:p>
    <w:p w14:paraId="23111A54" w14:textId="3A988FF8" w:rsidR="00D371CA" w:rsidRDefault="00D371CA" w:rsidP="0007659B">
      <w:pPr>
        <w:rPr>
          <w:ins w:id="321" w:author="Olin Kennedy" w:date="2023-03-27T14:25:00Z"/>
          <w:rFonts w:ascii="Times New Roman" w:hAnsi="Times New Roman" w:cs="Times New Roman"/>
        </w:rPr>
      </w:pPr>
    </w:p>
    <w:p w14:paraId="09D7E195" w14:textId="5E9A9AF7" w:rsidR="00D371CA" w:rsidRDefault="00D371CA" w:rsidP="0007659B">
      <w:pPr>
        <w:rPr>
          <w:ins w:id="322" w:author="Olin Kennedy" w:date="2023-03-27T14:25:00Z"/>
          <w:rFonts w:ascii="Times New Roman" w:hAnsi="Times New Roman" w:cs="Times New Roman"/>
        </w:rPr>
      </w:pPr>
    </w:p>
    <w:p w14:paraId="6C37D2A4" w14:textId="347F8FC0" w:rsidR="00D371CA" w:rsidRDefault="00D371CA" w:rsidP="0007659B">
      <w:pPr>
        <w:rPr>
          <w:ins w:id="323" w:author="Olin Kennedy" w:date="2023-03-27T14:25:00Z"/>
          <w:rFonts w:ascii="Times New Roman" w:hAnsi="Times New Roman" w:cs="Times New Roman"/>
        </w:rPr>
      </w:pPr>
    </w:p>
    <w:p w14:paraId="1CBA7F69" w14:textId="77777777" w:rsidR="00D371CA" w:rsidRPr="003D7846" w:rsidRDefault="00D371CA" w:rsidP="0007659B">
      <w:pPr>
        <w:rPr>
          <w:rFonts w:ascii="Times New Roman" w:hAnsi="Times New Roman" w:cs="Times New Roman"/>
        </w:rPr>
      </w:pPr>
    </w:p>
    <w:p w14:paraId="42170F0A" w14:textId="09A8BF37" w:rsidR="0052448D" w:rsidRPr="003D7846" w:rsidRDefault="0052448D" w:rsidP="0007659B">
      <w:pPr>
        <w:rPr>
          <w:rFonts w:ascii="Times New Roman" w:hAnsi="Times New Roman" w:cs="Times New Roman"/>
        </w:rPr>
      </w:pPr>
    </w:p>
    <w:p w14:paraId="29BC4685" w14:textId="36EA363B" w:rsidR="0052448D" w:rsidRPr="003D7846" w:rsidRDefault="0052448D" w:rsidP="0007659B">
      <w:pPr>
        <w:rPr>
          <w:rFonts w:ascii="Times New Roman" w:hAnsi="Times New Roman" w:cs="Times New Roman"/>
        </w:rPr>
      </w:pPr>
    </w:p>
    <w:p w14:paraId="522F4E13" w14:textId="7BD3042B" w:rsidR="0052448D" w:rsidRPr="003D7846" w:rsidRDefault="0052448D" w:rsidP="0007659B">
      <w:pPr>
        <w:rPr>
          <w:rFonts w:ascii="Times New Roman" w:hAnsi="Times New Roman" w:cs="Times New Roman"/>
        </w:rPr>
      </w:pPr>
    </w:p>
    <w:p w14:paraId="6953DA95" w14:textId="50F574CC" w:rsidR="0052448D" w:rsidRPr="003D7846" w:rsidRDefault="0052448D" w:rsidP="0007659B">
      <w:pPr>
        <w:rPr>
          <w:rFonts w:ascii="Times New Roman" w:hAnsi="Times New Roman" w:cs="Times New Roman"/>
        </w:rPr>
      </w:pPr>
    </w:p>
    <w:p w14:paraId="738E9ACF" w14:textId="40D5FC32" w:rsidR="0052448D" w:rsidRPr="003D7846" w:rsidRDefault="0052448D" w:rsidP="0007659B">
      <w:pPr>
        <w:rPr>
          <w:rFonts w:ascii="Times New Roman" w:hAnsi="Times New Roman" w:cs="Times New Roman"/>
        </w:rPr>
      </w:pPr>
    </w:p>
    <w:p w14:paraId="6AB229B7" w14:textId="5FF1309E" w:rsidR="006B172A" w:rsidRPr="003D7846" w:rsidRDefault="006B172A" w:rsidP="0007659B">
      <w:pPr>
        <w:rPr>
          <w:rFonts w:ascii="Times New Roman" w:hAnsi="Times New Roman" w:cs="Times New Roman"/>
        </w:rPr>
      </w:pPr>
    </w:p>
    <w:p w14:paraId="42E2FFA1" w14:textId="77777777" w:rsidR="0052448D" w:rsidRPr="003D7846" w:rsidRDefault="0052448D" w:rsidP="0007659B">
      <w:pPr>
        <w:rPr>
          <w:rFonts w:ascii="Times New Roman" w:hAnsi="Times New Roman" w:cs="Times New Roman"/>
        </w:rPr>
      </w:pPr>
    </w:p>
    <w:sdt>
      <w:sdtPr>
        <w:rPr>
          <w:rFonts w:ascii="Times New Roman" w:eastAsiaTheme="minorHAnsi" w:hAnsi="Times New Roman" w:cs="Times New Roman"/>
          <w:color w:val="auto"/>
          <w:sz w:val="22"/>
          <w:szCs w:val="22"/>
        </w:rPr>
        <w:id w:val="510259186"/>
        <w:docPartObj>
          <w:docPartGallery w:val="Bibliographies"/>
          <w:docPartUnique/>
        </w:docPartObj>
      </w:sdtPr>
      <w:sdtContent>
        <w:p w14:paraId="5B13ED28" w14:textId="3A338F8A" w:rsidR="00FE4DB0" w:rsidRPr="003D7846" w:rsidRDefault="006B172A" w:rsidP="00FE4DB0">
          <w:pPr>
            <w:pStyle w:val="Heading1"/>
            <w:rPr>
              <w:rFonts w:ascii="Times New Roman" w:hAnsi="Times New Roman" w:cs="Times New Roman"/>
            </w:rPr>
          </w:pPr>
          <w:r w:rsidRPr="003D7846">
            <w:rPr>
              <w:rFonts w:ascii="Times New Roman" w:hAnsi="Times New Roman" w:cs="Times New Roman"/>
            </w:rPr>
            <w:t>References</w:t>
          </w:r>
        </w:p>
        <w:sdt>
          <w:sdtPr>
            <w:rPr>
              <w:rFonts w:ascii="Times New Roman" w:hAnsi="Times New Roman" w:cs="Times New Roman"/>
            </w:rPr>
            <w:id w:val="-573587230"/>
            <w:bibliography/>
          </w:sdtPr>
          <w:sdtContent>
            <w:p w14:paraId="2BB4C0F2" w14:textId="77777777" w:rsidR="0017763F" w:rsidRPr="003D7846" w:rsidRDefault="006B172A" w:rsidP="0017763F">
              <w:pPr>
                <w:pStyle w:val="Bibliography"/>
                <w:ind w:left="720" w:hanging="720"/>
                <w:rPr>
                  <w:rFonts w:ascii="Times New Roman" w:hAnsi="Times New Roman" w:cs="Times New Roman"/>
                  <w:noProof/>
                  <w:sz w:val="24"/>
                  <w:szCs w:val="24"/>
                </w:rPr>
              </w:pPr>
              <w:r w:rsidRPr="003D7846">
                <w:rPr>
                  <w:rFonts w:ascii="Times New Roman" w:hAnsi="Times New Roman" w:cs="Times New Roman"/>
                </w:rPr>
                <w:fldChar w:fldCharType="begin"/>
              </w:r>
              <w:r w:rsidRPr="003D7846">
                <w:rPr>
                  <w:rFonts w:ascii="Times New Roman" w:hAnsi="Times New Roman" w:cs="Times New Roman"/>
                </w:rPr>
                <w:instrText xml:space="preserve"> BIBLIOGRAPHY </w:instrText>
              </w:r>
              <w:r w:rsidRPr="003D7846">
                <w:rPr>
                  <w:rFonts w:ascii="Times New Roman" w:hAnsi="Times New Roman" w:cs="Times New Roman"/>
                </w:rPr>
                <w:fldChar w:fldCharType="separate"/>
              </w:r>
              <w:r w:rsidR="0017763F" w:rsidRPr="003D7846">
                <w:rPr>
                  <w:rFonts w:ascii="Times New Roman" w:hAnsi="Times New Roman" w:cs="Times New Roman"/>
                  <w:noProof/>
                </w:rPr>
                <w:t xml:space="preserve">Arabia, C., Bowen, A., Welt, C., &amp; Feickert, A. (2022). </w:t>
              </w:r>
              <w:r w:rsidR="0017763F" w:rsidRPr="003D7846">
                <w:rPr>
                  <w:rFonts w:ascii="Times New Roman" w:hAnsi="Times New Roman" w:cs="Times New Roman"/>
                  <w:i/>
                  <w:iCs/>
                  <w:noProof/>
                </w:rPr>
                <w:t>National Advanced Surface-to-Air Missile System.</w:t>
              </w:r>
              <w:r w:rsidR="0017763F" w:rsidRPr="003D7846">
                <w:rPr>
                  <w:rFonts w:ascii="Times New Roman" w:hAnsi="Times New Roman" w:cs="Times New Roman"/>
                  <w:noProof/>
                </w:rPr>
                <w:t xml:space="preserve"> Washington D.C.: Congressional Research Service.</w:t>
              </w:r>
            </w:p>
            <w:p w14:paraId="505ABB5C"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Cozad, M., Engstrom, J., Harold, S. W., Heath, T. R., Lilly, S., Burke, E. J., . . . Grossman, D. (20223). </w:t>
              </w:r>
              <w:r w:rsidRPr="003D7846">
                <w:rPr>
                  <w:rFonts w:ascii="Times New Roman" w:hAnsi="Times New Roman" w:cs="Times New Roman"/>
                  <w:i/>
                  <w:iCs/>
                  <w:noProof/>
                </w:rPr>
                <w:t>Gaining Victory In Systems Warfare.</w:t>
              </w:r>
              <w:r w:rsidRPr="003D7846">
                <w:rPr>
                  <w:rFonts w:ascii="Times New Roman" w:hAnsi="Times New Roman" w:cs="Times New Roman"/>
                  <w:noProof/>
                </w:rPr>
                <w:t xml:space="preserve"> Santa Monica: Rand Corporation.</w:t>
              </w:r>
            </w:p>
            <w:p w14:paraId="43D2A225"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Curtis E. LeMay Center. (2022, August 23). Air Force Doctrine Note 1-21.</w:t>
              </w:r>
            </w:p>
            <w:p w14:paraId="02A34A99"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Gerwehr, S., &amp; Glenn, R. W. (2000). </w:t>
              </w:r>
              <w:r w:rsidRPr="003D7846">
                <w:rPr>
                  <w:rFonts w:ascii="Times New Roman" w:hAnsi="Times New Roman" w:cs="Times New Roman"/>
                  <w:i/>
                  <w:iCs/>
                  <w:noProof/>
                </w:rPr>
                <w:t>The Art of Darkness: Deception and Urban Operations.</w:t>
              </w:r>
              <w:r w:rsidRPr="003D7846">
                <w:rPr>
                  <w:rFonts w:ascii="Times New Roman" w:hAnsi="Times New Roman" w:cs="Times New Roman"/>
                  <w:noProof/>
                </w:rPr>
                <w:t xml:space="preserve"> Santa Monica, CA: RAND Corporation.</w:t>
              </w:r>
            </w:p>
            <w:p w14:paraId="4D718B4D"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I2k Defense. (n.d.). </w:t>
              </w:r>
              <w:r w:rsidRPr="003D7846">
                <w:rPr>
                  <w:rFonts w:ascii="Times New Roman" w:hAnsi="Times New Roman" w:cs="Times New Roman"/>
                  <w:i/>
                  <w:iCs/>
                  <w:noProof/>
                </w:rPr>
                <w:t>Inflatable Military Aircraft</w:t>
              </w:r>
              <w:r w:rsidRPr="003D7846">
                <w:rPr>
                  <w:rFonts w:ascii="Times New Roman" w:hAnsi="Times New Roman" w:cs="Times New Roman"/>
                  <w:noProof/>
                </w:rPr>
                <w:t>. Retrieved from i2kdefense.com: https://i2kdefense.com/inflatable-military-aircraft/</w:t>
              </w:r>
            </w:p>
            <w:p w14:paraId="17F9D9E6"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Lockheed Martin. (n.d.). </w:t>
              </w:r>
              <w:r w:rsidRPr="003D7846">
                <w:rPr>
                  <w:rFonts w:ascii="Times New Roman" w:hAnsi="Times New Roman" w:cs="Times New Roman"/>
                  <w:i/>
                  <w:iCs/>
                  <w:noProof/>
                </w:rPr>
                <w:t>THAAD Proven Integrated Air and Missile Defense</w:t>
              </w:r>
              <w:r w:rsidRPr="003D7846">
                <w:rPr>
                  <w:rFonts w:ascii="Times New Roman" w:hAnsi="Times New Roman" w:cs="Times New Roman"/>
                  <w:noProof/>
                </w:rPr>
                <w:t>. Retrieved from lockheedmartin.com: https://www.lockheedmartin.com/en-us/products/thaad.html#:~:text=The%20Terminal%20High%20Altitude%20Area,outside%20and%20inside%20the%20atmosphere.</w:t>
              </w:r>
            </w:p>
            <w:p w14:paraId="67291DA0"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Lynch, C., Costello, R., Heim, J. L., Karode, A., Mills, P., Tripp, R. S., &amp; Vick, A. J. (2023). </w:t>
              </w:r>
              <w:r w:rsidRPr="003D7846">
                <w:rPr>
                  <w:rFonts w:ascii="Times New Roman" w:hAnsi="Times New Roman" w:cs="Times New Roman"/>
                  <w:i/>
                  <w:iCs/>
                  <w:noProof/>
                </w:rPr>
                <w:t>Operational Imperative: Investing Wisely to Bolster U.S. Air Bases against Chinese and Russian Attacks.</w:t>
              </w:r>
              <w:r w:rsidRPr="003D7846">
                <w:rPr>
                  <w:rFonts w:ascii="Times New Roman" w:hAnsi="Times New Roman" w:cs="Times New Roman"/>
                  <w:noProof/>
                </w:rPr>
                <w:t xml:space="preserve"> Santa Monica: Rand Corporation.</w:t>
              </w:r>
            </w:p>
            <w:p w14:paraId="2F62717F"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Orletsky, D. T., Brown, J. S., Deblois, B., Mills, P., Norton, D. M., Brackup, J., . . . Guffey, R. (2023). </w:t>
              </w:r>
              <w:r w:rsidRPr="003D7846">
                <w:rPr>
                  <w:rFonts w:ascii="Times New Roman" w:hAnsi="Times New Roman" w:cs="Times New Roman"/>
                  <w:i/>
                  <w:iCs/>
                  <w:noProof/>
                </w:rPr>
                <w:t>How Can the Mobility Air Forces Better Support Adaptive Basing?</w:t>
              </w:r>
              <w:r w:rsidRPr="003D7846">
                <w:rPr>
                  <w:rFonts w:ascii="Times New Roman" w:hAnsi="Times New Roman" w:cs="Times New Roman"/>
                  <w:noProof/>
                </w:rPr>
                <w:t xml:space="preserve"> Santa Monica: RAND Project Air Force.</w:t>
              </w:r>
            </w:p>
            <w:p w14:paraId="6EA8DDF7"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Pope, C. (2022, 3 3). Kendall details ‘Seven Operational Imperatives’ &amp; how they forge the Future Force. </w:t>
              </w:r>
              <w:r w:rsidRPr="003D7846">
                <w:rPr>
                  <w:rFonts w:ascii="Times New Roman" w:hAnsi="Times New Roman" w:cs="Times New Roman"/>
                  <w:i/>
                  <w:iCs/>
                  <w:noProof/>
                </w:rPr>
                <w:t>Secretary of the Air Force Public Affairs</w:t>
              </w:r>
              <w:r w:rsidRPr="003D7846">
                <w:rPr>
                  <w:rFonts w:ascii="Times New Roman" w:hAnsi="Times New Roman" w:cs="Times New Roman"/>
                  <w:noProof/>
                </w:rPr>
                <w:t>.</w:t>
              </w:r>
            </w:p>
            <w:p w14:paraId="5F583BD9"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Thomas, B., Amouzega, M. A., Costello, R., Guffey, R. A., Karode, A., Lynch, C., . . . Romano, D. N. (2015). </w:t>
              </w:r>
              <w:r w:rsidRPr="003D7846">
                <w:rPr>
                  <w:rFonts w:ascii="Times New Roman" w:hAnsi="Times New Roman" w:cs="Times New Roman"/>
                  <w:i/>
                  <w:iCs/>
                  <w:noProof/>
                </w:rPr>
                <w:t>Project AIR FORCE Modeling Capabilities for Support of Combat Operations in Denied Environments.</w:t>
              </w:r>
              <w:r w:rsidRPr="003D7846">
                <w:rPr>
                  <w:rFonts w:ascii="Times New Roman" w:hAnsi="Times New Roman" w:cs="Times New Roman"/>
                  <w:noProof/>
                </w:rPr>
                <w:t xml:space="preserve"> Santa Monica: Rand Corporation.</w:t>
              </w:r>
            </w:p>
            <w:p w14:paraId="56FCDC0E"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Vick, A. J., Zeigler, S. M., Brackup, J., &amp; Meyers, J. S. (2020). </w:t>
              </w:r>
              <w:r w:rsidRPr="003D7846">
                <w:rPr>
                  <w:rFonts w:ascii="Times New Roman" w:hAnsi="Times New Roman" w:cs="Times New Roman"/>
                  <w:i/>
                  <w:iCs/>
                  <w:noProof/>
                </w:rPr>
                <w:t>Air Base Defense: Rethinking Army and Air Force Roles and Functions.</w:t>
              </w:r>
              <w:r w:rsidRPr="003D7846">
                <w:rPr>
                  <w:rFonts w:ascii="Times New Roman" w:hAnsi="Times New Roman" w:cs="Times New Roman"/>
                  <w:noProof/>
                </w:rPr>
                <w:t xml:space="preserve"> Santa Monica: RAND Corporation.</w:t>
              </w:r>
            </w:p>
            <w:p w14:paraId="3D92F853"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Wong, J. P., Mazarr, M. J., Beauchamp-mustafaga, N., Bohnert, M., Boston, S., Curriden, C., . . . Welch, J. (2022). </w:t>
              </w:r>
              <w:r w:rsidRPr="003D7846">
                <w:rPr>
                  <w:rFonts w:ascii="Times New Roman" w:hAnsi="Times New Roman" w:cs="Times New Roman"/>
                  <w:i/>
                  <w:iCs/>
                  <w:noProof/>
                </w:rPr>
                <w:t>New Directions for Projecting Land Power in the Indo-Pacific.</w:t>
              </w:r>
              <w:r w:rsidRPr="003D7846">
                <w:rPr>
                  <w:rFonts w:ascii="Times New Roman" w:hAnsi="Times New Roman" w:cs="Times New Roman"/>
                  <w:noProof/>
                </w:rPr>
                <w:t xml:space="preserve"> Santa Monica: Rand Corporation.</w:t>
              </w:r>
            </w:p>
            <w:p w14:paraId="71BCAF09" w14:textId="6E801C76" w:rsidR="006B172A" w:rsidRPr="003D7846" w:rsidRDefault="006B172A" w:rsidP="0017763F">
              <w:pPr>
                <w:rPr>
                  <w:rFonts w:ascii="Times New Roman" w:hAnsi="Times New Roman" w:cs="Times New Roman"/>
                </w:rPr>
              </w:pPr>
              <w:r w:rsidRPr="003D7846">
                <w:rPr>
                  <w:rFonts w:ascii="Times New Roman" w:hAnsi="Times New Roman" w:cs="Times New Roman"/>
                  <w:b/>
                  <w:bCs/>
                  <w:noProof/>
                </w:rPr>
                <w:fldChar w:fldCharType="end"/>
              </w:r>
            </w:p>
          </w:sdtContent>
        </w:sdt>
      </w:sdtContent>
    </w:sdt>
    <w:p w14:paraId="0209F92B" w14:textId="77777777" w:rsidR="006B172A" w:rsidRPr="003D7846" w:rsidRDefault="006B172A" w:rsidP="0007659B">
      <w:pPr>
        <w:rPr>
          <w:rFonts w:ascii="Times New Roman" w:hAnsi="Times New Roman" w:cs="Times New Roman"/>
        </w:rPr>
      </w:pPr>
    </w:p>
    <w:sectPr w:rsidR="006B172A" w:rsidRPr="003D78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9" w:author="Olin Kennedy" w:date="2023-03-27T11:28:00Z" w:initials="OK">
    <w:p w14:paraId="66A3C7AA" w14:textId="77777777" w:rsidR="00297AB9" w:rsidRDefault="00E946D3">
      <w:pPr>
        <w:pStyle w:val="CommentText"/>
      </w:pPr>
      <w:r>
        <w:rPr>
          <w:rStyle w:val="CommentReference"/>
        </w:rPr>
        <w:annotationRef/>
      </w:r>
      <w:r w:rsidR="00297AB9">
        <w:t xml:space="preserve">I think this implies making single missile guesses one after the other.  </w:t>
      </w:r>
      <w:r w:rsidR="00297AB9">
        <w:br/>
      </w:r>
      <w:r w:rsidR="00297AB9">
        <w:br/>
        <w:t xml:space="preserve">The way I have things modeled currently, the enemy launches multiple missiles during his 1 guess.  So its like a single large missile salvo. </w:t>
      </w:r>
    </w:p>
    <w:p w14:paraId="342FA352" w14:textId="77777777" w:rsidR="00297AB9" w:rsidRDefault="00297AB9">
      <w:pPr>
        <w:pStyle w:val="CommentText"/>
      </w:pPr>
    </w:p>
    <w:p w14:paraId="22993D1C" w14:textId="77777777" w:rsidR="00297AB9" w:rsidRDefault="00297AB9">
      <w:pPr>
        <w:pStyle w:val="CommentText"/>
      </w:pPr>
      <w:r>
        <w:t xml:space="preserve">I probably explained this poorly in the paper. </w:t>
      </w:r>
      <w:r>
        <w:br/>
      </w:r>
      <w:r>
        <w:br/>
        <w:t>A Problem with this modeling strategy is that it assumes independence between guesses, which I think is fundamentally faulty.  I think from the enemy perspective, he'd try to use optimal assignment for a given number of missiles he's willing to expend.</w:t>
      </w:r>
    </w:p>
    <w:p w14:paraId="6BCA171D" w14:textId="77777777" w:rsidR="00297AB9" w:rsidRDefault="00297AB9">
      <w:pPr>
        <w:pStyle w:val="CommentText"/>
      </w:pPr>
    </w:p>
    <w:p w14:paraId="15207E9B" w14:textId="77777777" w:rsidR="00297AB9" w:rsidRDefault="00297AB9" w:rsidP="00F02DB3">
      <w:pPr>
        <w:pStyle w:val="CommentText"/>
      </w:pPr>
      <w:r>
        <w:t>I think this should be removed if I understand the dynamic correctly</w:t>
      </w:r>
    </w:p>
  </w:comment>
  <w:comment w:id="103" w:author="Olin Kennedy" w:date="2023-03-29T09:26:00Z" w:initials="OK">
    <w:p w14:paraId="31982AB9" w14:textId="77777777" w:rsidR="008C53A5" w:rsidRDefault="008C53A5" w:rsidP="006D1128">
      <w:pPr>
        <w:pStyle w:val="CommentText"/>
      </w:pPr>
      <w:r>
        <w:rPr>
          <w:rStyle w:val="CommentReference"/>
        </w:rPr>
        <w:annotationRef/>
      </w:r>
      <w:r>
        <w:t>Is a Compact Formulation like this what Dr. Gallagher was trying to achieve with the binomial?</w:t>
      </w:r>
    </w:p>
  </w:comment>
  <w:comment w:id="104" w:author="Olin Kennedy" w:date="2023-03-29T09:31:00Z" w:initials="OK">
    <w:p w14:paraId="788EA739" w14:textId="77777777" w:rsidR="008C53A5" w:rsidRDefault="008C53A5" w:rsidP="00480FF2">
      <w:pPr>
        <w:pStyle w:val="CommentText"/>
      </w:pPr>
      <w:r>
        <w:rPr>
          <w:rStyle w:val="CommentReference"/>
        </w:rPr>
        <w:annotationRef/>
      </w:r>
      <w:r>
        <w:t>Mean probability given by each equation in the quadchart.  Variance is P(1-p) as these outcomes represent bernoulli variables</w:t>
      </w:r>
    </w:p>
  </w:comment>
  <w:comment w:id="137" w:author="Olin Kennedy" w:date="2023-03-29T09:26:00Z" w:initials="OK">
    <w:p w14:paraId="3C9A4FA7" w14:textId="502547D1" w:rsidR="008C53A5" w:rsidRDefault="008C53A5" w:rsidP="004D1E92">
      <w:pPr>
        <w:pStyle w:val="CommentText"/>
      </w:pPr>
      <w:r>
        <w:rPr>
          <w:rStyle w:val="CommentReference"/>
        </w:rPr>
        <w:annotationRef/>
      </w:r>
      <w:r>
        <w:t>If I use the quad-chart slide I just made, this becomes redundant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207E9B" w15:done="0"/>
  <w15:commentEx w15:paraId="31982AB9" w15:done="0"/>
  <w15:commentEx w15:paraId="788EA739" w15:paraIdParent="31982AB9" w15:done="0"/>
  <w15:commentEx w15:paraId="3C9A4F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BFC57" w16cex:dateUtc="2023-03-27T15:28:00Z"/>
  <w16cex:commentExtensible w16cex:durableId="27CE82AC" w16cex:dateUtc="2023-03-29T13:26:00Z"/>
  <w16cex:commentExtensible w16cex:durableId="27CE83E1" w16cex:dateUtc="2023-03-29T13:31:00Z"/>
  <w16cex:commentExtensible w16cex:durableId="27CE82DE" w16cex:dateUtc="2023-03-29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207E9B" w16cid:durableId="27CBFC57"/>
  <w16cid:commentId w16cid:paraId="31982AB9" w16cid:durableId="27CE82AC"/>
  <w16cid:commentId w16cid:paraId="788EA739" w16cid:durableId="27CE83E1"/>
  <w16cid:commentId w16cid:paraId="3C9A4FA7" w16cid:durableId="27CE82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A3F"/>
    <w:multiLevelType w:val="hybridMultilevel"/>
    <w:tmpl w:val="AF32A1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23191"/>
    <w:multiLevelType w:val="hybridMultilevel"/>
    <w:tmpl w:val="19728EFE"/>
    <w:lvl w:ilvl="0" w:tplc="1262A588">
      <w:start w:val="1"/>
      <w:numFmt w:val="bullet"/>
      <w:lvlText w:val="-"/>
      <w:lvlJc w:val="left"/>
      <w:pPr>
        <w:ind w:left="720" w:hanging="360"/>
      </w:pPr>
      <w:rPr>
        <w:rFonts w:ascii="Calibri" w:hAnsi="Calibri" w:hint="default"/>
      </w:rPr>
    </w:lvl>
    <w:lvl w:ilvl="1" w:tplc="F95E5816">
      <w:start w:val="1"/>
      <w:numFmt w:val="bullet"/>
      <w:lvlText w:val="o"/>
      <w:lvlJc w:val="left"/>
      <w:pPr>
        <w:ind w:left="1440" w:hanging="360"/>
      </w:pPr>
      <w:rPr>
        <w:rFonts w:ascii="Courier New" w:hAnsi="Courier New" w:hint="default"/>
      </w:rPr>
    </w:lvl>
    <w:lvl w:ilvl="2" w:tplc="CFBAC6E0">
      <w:start w:val="1"/>
      <w:numFmt w:val="bullet"/>
      <w:lvlText w:val=""/>
      <w:lvlJc w:val="left"/>
      <w:pPr>
        <w:ind w:left="2160" w:hanging="360"/>
      </w:pPr>
      <w:rPr>
        <w:rFonts w:ascii="Wingdings" w:hAnsi="Wingdings" w:hint="default"/>
      </w:rPr>
    </w:lvl>
    <w:lvl w:ilvl="3" w:tplc="200CBE3C">
      <w:start w:val="1"/>
      <w:numFmt w:val="bullet"/>
      <w:lvlText w:val=""/>
      <w:lvlJc w:val="left"/>
      <w:pPr>
        <w:ind w:left="2880" w:hanging="360"/>
      </w:pPr>
      <w:rPr>
        <w:rFonts w:ascii="Symbol" w:hAnsi="Symbol" w:hint="default"/>
      </w:rPr>
    </w:lvl>
    <w:lvl w:ilvl="4" w:tplc="BB3A42BC">
      <w:start w:val="1"/>
      <w:numFmt w:val="bullet"/>
      <w:lvlText w:val="o"/>
      <w:lvlJc w:val="left"/>
      <w:pPr>
        <w:ind w:left="3600" w:hanging="360"/>
      </w:pPr>
      <w:rPr>
        <w:rFonts w:ascii="Courier New" w:hAnsi="Courier New" w:hint="default"/>
      </w:rPr>
    </w:lvl>
    <w:lvl w:ilvl="5" w:tplc="99526FE8">
      <w:start w:val="1"/>
      <w:numFmt w:val="bullet"/>
      <w:lvlText w:val=""/>
      <w:lvlJc w:val="left"/>
      <w:pPr>
        <w:ind w:left="4320" w:hanging="360"/>
      </w:pPr>
      <w:rPr>
        <w:rFonts w:ascii="Wingdings" w:hAnsi="Wingdings" w:hint="default"/>
      </w:rPr>
    </w:lvl>
    <w:lvl w:ilvl="6" w:tplc="8738D2CE">
      <w:start w:val="1"/>
      <w:numFmt w:val="bullet"/>
      <w:lvlText w:val=""/>
      <w:lvlJc w:val="left"/>
      <w:pPr>
        <w:ind w:left="5040" w:hanging="360"/>
      </w:pPr>
      <w:rPr>
        <w:rFonts w:ascii="Symbol" w:hAnsi="Symbol" w:hint="default"/>
      </w:rPr>
    </w:lvl>
    <w:lvl w:ilvl="7" w:tplc="C298CD06">
      <w:start w:val="1"/>
      <w:numFmt w:val="bullet"/>
      <w:lvlText w:val="o"/>
      <w:lvlJc w:val="left"/>
      <w:pPr>
        <w:ind w:left="5760" w:hanging="360"/>
      </w:pPr>
      <w:rPr>
        <w:rFonts w:ascii="Courier New" w:hAnsi="Courier New" w:hint="default"/>
      </w:rPr>
    </w:lvl>
    <w:lvl w:ilvl="8" w:tplc="D9729654">
      <w:start w:val="1"/>
      <w:numFmt w:val="bullet"/>
      <w:lvlText w:val=""/>
      <w:lvlJc w:val="left"/>
      <w:pPr>
        <w:ind w:left="6480" w:hanging="360"/>
      </w:pPr>
      <w:rPr>
        <w:rFonts w:ascii="Wingdings" w:hAnsi="Wingdings" w:hint="default"/>
      </w:rPr>
    </w:lvl>
  </w:abstractNum>
  <w:abstractNum w:abstractNumId="2" w15:restartNumberingAfterBreak="0">
    <w:nsid w:val="11CC78ED"/>
    <w:multiLevelType w:val="hybridMultilevel"/>
    <w:tmpl w:val="17D6CC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DD1481"/>
    <w:multiLevelType w:val="hybridMultilevel"/>
    <w:tmpl w:val="1326EC78"/>
    <w:lvl w:ilvl="0" w:tplc="17AEB1A8">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AE505"/>
    <w:multiLevelType w:val="hybridMultilevel"/>
    <w:tmpl w:val="0CD83400"/>
    <w:lvl w:ilvl="0" w:tplc="3D5A326E">
      <w:start w:val="1"/>
      <w:numFmt w:val="bullet"/>
      <w:lvlText w:val=""/>
      <w:lvlJc w:val="left"/>
      <w:pPr>
        <w:ind w:left="720" w:hanging="360"/>
      </w:pPr>
      <w:rPr>
        <w:rFonts w:ascii="Symbol" w:hAnsi="Symbol" w:hint="default"/>
      </w:rPr>
    </w:lvl>
    <w:lvl w:ilvl="1" w:tplc="005C1B16">
      <w:start w:val="1"/>
      <w:numFmt w:val="bullet"/>
      <w:lvlText w:val="o"/>
      <w:lvlJc w:val="left"/>
      <w:pPr>
        <w:ind w:left="1440" w:hanging="360"/>
      </w:pPr>
      <w:rPr>
        <w:rFonts w:ascii="Courier New" w:hAnsi="Courier New" w:hint="default"/>
      </w:rPr>
    </w:lvl>
    <w:lvl w:ilvl="2" w:tplc="65B2CA74">
      <w:start w:val="1"/>
      <w:numFmt w:val="bullet"/>
      <w:lvlText w:val=""/>
      <w:lvlJc w:val="left"/>
      <w:pPr>
        <w:ind w:left="2160" w:hanging="360"/>
      </w:pPr>
      <w:rPr>
        <w:rFonts w:ascii="Wingdings" w:hAnsi="Wingdings" w:hint="default"/>
      </w:rPr>
    </w:lvl>
    <w:lvl w:ilvl="3" w:tplc="461E63D4">
      <w:start w:val="1"/>
      <w:numFmt w:val="bullet"/>
      <w:lvlText w:val=""/>
      <w:lvlJc w:val="left"/>
      <w:pPr>
        <w:ind w:left="2880" w:hanging="360"/>
      </w:pPr>
      <w:rPr>
        <w:rFonts w:ascii="Symbol" w:hAnsi="Symbol" w:hint="default"/>
      </w:rPr>
    </w:lvl>
    <w:lvl w:ilvl="4" w:tplc="3828B14E">
      <w:start w:val="1"/>
      <w:numFmt w:val="bullet"/>
      <w:lvlText w:val="o"/>
      <w:lvlJc w:val="left"/>
      <w:pPr>
        <w:ind w:left="3600" w:hanging="360"/>
      </w:pPr>
      <w:rPr>
        <w:rFonts w:ascii="Courier New" w:hAnsi="Courier New" w:hint="default"/>
      </w:rPr>
    </w:lvl>
    <w:lvl w:ilvl="5" w:tplc="AF50398E">
      <w:start w:val="1"/>
      <w:numFmt w:val="bullet"/>
      <w:lvlText w:val=""/>
      <w:lvlJc w:val="left"/>
      <w:pPr>
        <w:ind w:left="4320" w:hanging="360"/>
      </w:pPr>
      <w:rPr>
        <w:rFonts w:ascii="Wingdings" w:hAnsi="Wingdings" w:hint="default"/>
      </w:rPr>
    </w:lvl>
    <w:lvl w:ilvl="6" w:tplc="6D049692">
      <w:start w:val="1"/>
      <w:numFmt w:val="bullet"/>
      <w:lvlText w:val=""/>
      <w:lvlJc w:val="left"/>
      <w:pPr>
        <w:ind w:left="5040" w:hanging="360"/>
      </w:pPr>
      <w:rPr>
        <w:rFonts w:ascii="Symbol" w:hAnsi="Symbol" w:hint="default"/>
      </w:rPr>
    </w:lvl>
    <w:lvl w:ilvl="7" w:tplc="EF0413FC">
      <w:start w:val="1"/>
      <w:numFmt w:val="bullet"/>
      <w:lvlText w:val="o"/>
      <w:lvlJc w:val="left"/>
      <w:pPr>
        <w:ind w:left="5760" w:hanging="360"/>
      </w:pPr>
      <w:rPr>
        <w:rFonts w:ascii="Courier New" w:hAnsi="Courier New" w:hint="default"/>
      </w:rPr>
    </w:lvl>
    <w:lvl w:ilvl="8" w:tplc="20CA2A62">
      <w:start w:val="1"/>
      <w:numFmt w:val="bullet"/>
      <w:lvlText w:val=""/>
      <w:lvlJc w:val="left"/>
      <w:pPr>
        <w:ind w:left="6480" w:hanging="360"/>
      </w:pPr>
      <w:rPr>
        <w:rFonts w:ascii="Wingdings" w:hAnsi="Wingdings" w:hint="default"/>
      </w:rPr>
    </w:lvl>
  </w:abstractNum>
  <w:abstractNum w:abstractNumId="5" w15:restartNumberingAfterBreak="0">
    <w:nsid w:val="350A7D5E"/>
    <w:multiLevelType w:val="hybridMultilevel"/>
    <w:tmpl w:val="9D041B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F228B2"/>
    <w:multiLevelType w:val="hybridMultilevel"/>
    <w:tmpl w:val="91B8AC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76655"/>
    <w:multiLevelType w:val="hybridMultilevel"/>
    <w:tmpl w:val="85101EE8"/>
    <w:lvl w:ilvl="0" w:tplc="2662D3A8">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E96026"/>
    <w:multiLevelType w:val="hybridMultilevel"/>
    <w:tmpl w:val="AF32A1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E6D47C1"/>
    <w:multiLevelType w:val="hybridMultilevel"/>
    <w:tmpl w:val="A476D3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641AF0"/>
    <w:multiLevelType w:val="hybridMultilevel"/>
    <w:tmpl w:val="FEEA17EE"/>
    <w:lvl w:ilvl="0" w:tplc="82E281CE">
      <w:start w:val="1"/>
      <w:numFmt w:val="bullet"/>
      <w:lvlText w:val="-"/>
      <w:lvlJc w:val="left"/>
      <w:pPr>
        <w:ind w:left="720" w:hanging="360"/>
      </w:pPr>
      <w:rPr>
        <w:rFonts w:ascii="Calibri" w:hAnsi="Calibri" w:hint="default"/>
      </w:rPr>
    </w:lvl>
    <w:lvl w:ilvl="1" w:tplc="327055E2">
      <w:start w:val="1"/>
      <w:numFmt w:val="bullet"/>
      <w:lvlText w:val="o"/>
      <w:lvlJc w:val="left"/>
      <w:pPr>
        <w:ind w:left="1440" w:hanging="360"/>
      </w:pPr>
      <w:rPr>
        <w:rFonts w:ascii="Courier New" w:hAnsi="Courier New" w:hint="default"/>
      </w:rPr>
    </w:lvl>
    <w:lvl w:ilvl="2" w:tplc="1DF23310">
      <w:start w:val="1"/>
      <w:numFmt w:val="bullet"/>
      <w:lvlText w:val=""/>
      <w:lvlJc w:val="left"/>
      <w:pPr>
        <w:ind w:left="2160" w:hanging="360"/>
      </w:pPr>
      <w:rPr>
        <w:rFonts w:ascii="Wingdings" w:hAnsi="Wingdings" w:hint="default"/>
      </w:rPr>
    </w:lvl>
    <w:lvl w:ilvl="3" w:tplc="6D0CF76E">
      <w:start w:val="1"/>
      <w:numFmt w:val="bullet"/>
      <w:lvlText w:val=""/>
      <w:lvlJc w:val="left"/>
      <w:pPr>
        <w:ind w:left="2880" w:hanging="360"/>
      </w:pPr>
      <w:rPr>
        <w:rFonts w:ascii="Symbol" w:hAnsi="Symbol" w:hint="default"/>
      </w:rPr>
    </w:lvl>
    <w:lvl w:ilvl="4" w:tplc="F9028B54">
      <w:start w:val="1"/>
      <w:numFmt w:val="bullet"/>
      <w:lvlText w:val="o"/>
      <w:lvlJc w:val="left"/>
      <w:pPr>
        <w:ind w:left="3600" w:hanging="360"/>
      </w:pPr>
      <w:rPr>
        <w:rFonts w:ascii="Courier New" w:hAnsi="Courier New" w:hint="default"/>
      </w:rPr>
    </w:lvl>
    <w:lvl w:ilvl="5" w:tplc="C1D24AEE">
      <w:start w:val="1"/>
      <w:numFmt w:val="bullet"/>
      <w:lvlText w:val=""/>
      <w:lvlJc w:val="left"/>
      <w:pPr>
        <w:ind w:left="4320" w:hanging="360"/>
      </w:pPr>
      <w:rPr>
        <w:rFonts w:ascii="Wingdings" w:hAnsi="Wingdings" w:hint="default"/>
      </w:rPr>
    </w:lvl>
    <w:lvl w:ilvl="6" w:tplc="E3E6A080">
      <w:start w:val="1"/>
      <w:numFmt w:val="bullet"/>
      <w:lvlText w:val=""/>
      <w:lvlJc w:val="left"/>
      <w:pPr>
        <w:ind w:left="5040" w:hanging="360"/>
      </w:pPr>
      <w:rPr>
        <w:rFonts w:ascii="Symbol" w:hAnsi="Symbol" w:hint="default"/>
      </w:rPr>
    </w:lvl>
    <w:lvl w:ilvl="7" w:tplc="BE8213F4">
      <w:start w:val="1"/>
      <w:numFmt w:val="bullet"/>
      <w:lvlText w:val="o"/>
      <w:lvlJc w:val="left"/>
      <w:pPr>
        <w:ind w:left="5760" w:hanging="360"/>
      </w:pPr>
      <w:rPr>
        <w:rFonts w:ascii="Courier New" w:hAnsi="Courier New" w:hint="default"/>
      </w:rPr>
    </w:lvl>
    <w:lvl w:ilvl="8" w:tplc="F6C22898">
      <w:start w:val="1"/>
      <w:numFmt w:val="bullet"/>
      <w:lvlText w:val=""/>
      <w:lvlJc w:val="left"/>
      <w:pPr>
        <w:ind w:left="6480" w:hanging="360"/>
      </w:pPr>
      <w:rPr>
        <w:rFonts w:ascii="Wingdings" w:hAnsi="Wingdings" w:hint="default"/>
      </w:rPr>
    </w:lvl>
  </w:abstractNum>
  <w:num w:numId="1" w16cid:durableId="771166320">
    <w:abstractNumId w:val="1"/>
  </w:num>
  <w:num w:numId="2" w16cid:durableId="1674918060">
    <w:abstractNumId w:val="10"/>
  </w:num>
  <w:num w:numId="3" w16cid:durableId="1394619232">
    <w:abstractNumId w:val="4"/>
  </w:num>
  <w:num w:numId="4" w16cid:durableId="465050193">
    <w:abstractNumId w:val="7"/>
  </w:num>
  <w:num w:numId="5" w16cid:durableId="2026901250">
    <w:abstractNumId w:val="9"/>
  </w:num>
  <w:num w:numId="6" w16cid:durableId="1577591903">
    <w:abstractNumId w:val="0"/>
  </w:num>
  <w:num w:numId="7" w16cid:durableId="1455907769">
    <w:abstractNumId w:val="2"/>
  </w:num>
  <w:num w:numId="8" w16cid:durableId="353118827">
    <w:abstractNumId w:val="5"/>
  </w:num>
  <w:num w:numId="9" w16cid:durableId="1537545915">
    <w:abstractNumId w:val="6"/>
  </w:num>
  <w:num w:numId="10" w16cid:durableId="10571287">
    <w:abstractNumId w:val="3"/>
  </w:num>
  <w:num w:numId="11" w16cid:durableId="150628508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in Kennedy">
    <w15:presenceInfo w15:providerId="Windows Live" w15:userId="957d53a8b194f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664"/>
    <w:rsid w:val="0001484F"/>
    <w:rsid w:val="00014D5B"/>
    <w:rsid w:val="00015374"/>
    <w:rsid w:val="0004150A"/>
    <w:rsid w:val="000468C1"/>
    <w:rsid w:val="0007659B"/>
    <w:rsid w:val="00076E00"/>
    <w:rsid w:val="00091856"/>
    <w:rsid w:val="000B3CE3"/>
    <w:rsid w:val="000B4C32"/>
    <w:rsid w:val="000C57E7"/>
    <w:rsid w:val="000DADD8"/>
    <w:rsid w:val="00116849"/>
    <w:rsid w:val="00142696"/>
    <w:rsid w:val="00150F94"/>
    <w:rsid w:val="00151620"/>
    <w:rsid w:val="0017763F"/>
    <w:rsid w:val="001C11A0"/>
    <w:rsid w:val="001C7D77"/>
    <w:rsid w:val="0020656C"/>
    <w:rsid w:val="002805EC"/>
    <w:rsid w:val="00297AB9"/>
    <w:rsid w:val="002A3BFA"/>
    <w:rsid w:val="002C4D9A"/>
    <w:rsid w:val="002D371A"/>
    <w:rsid w:val="002D38BB"/>
    <w:rsid w:val="002F76D2"/>
    <w:rsid w:val="003255E9"/>
    <w:rsid w:val="0034625B"/>
    <w:rsid w:val="00376E10"/>
    <w:rsid w:val="00397157"/>
    <w:rsid w:val="003D26FA"/>
    <w:rsid w:val="003D7846"/>
    <w:rsid w:val="003F6D52"/>
    <w:rsid w:val="00411546"/>
    <w:rsid w:val="004253DD"/>
    <w:rsid w:val="00450044"/>
    <w:rsid w:val="00476B4A"/>
    <w:rsid w:val="00477CC7"/>
    <w:rsid w:val="004960B7"/>
    <w:rsid w:val="004C320E"/>
    <w:rsid w:val="004E1F08"/>
    <w:rsid w:val="004F6E80"/>
    <w:rsid w:val="004F762E"/>
    <w:rsid w:val="00507E3A"/>
    <w:rsid w:val="0052448D"/>
    <w:rsid w:val="005633DA"/>
    <w:rsid w:val="005715CB"/>
    <w:rsid w:val="005D0D4C"/>
    <w:rsid w:val="005F2115"/>
    <w:rsid w:val="006226D6"/>
    <w:rsid w:val="0062590E"/>
    <w:rsid w:val="0062668C"/>
    <w:rsid w:val="006413FC"/>
    <w:rsid w:val="006B172A"/>
    <w:rsid w:val="006F12E4"/>
    <w:rsid w:val="0077385E"/>
    <w:rsid w:val="00774F78"/>
    <w:rsid w:val="00781392"/>
    <w:rsid w:val="007905A3"/>
    <w:rsid w:val="00797CE6"/>
    <w:rsid w:val="007E6DA5"/>
    <w:rsid w:val="00823B43"/>
    <w:rsid w:val="008664F5"/>
    <w:rsid w:val="00871278"/>
    <w:rsid w:val="00880A3F"/>
    <w:rsid w:val="008A23A2"/>
    <w:rsid w:val="008A7D1C"/>
    <w:rsid w:val="008C53A5"/>
    <w:rsid w:val="009002C3"/>
    <w:rsid w:val="0090231C"/>
    <w:rsid w:val="00906664"/>
    <w:rsid w:val="00923D39"/>
    <w:rsid w:val="00934598"/>
    <w:rsid w:val="00936823"/>
    <w:rsid w:val="009912C6"/>
    <w:rsid w:val="009E137E"/>
    <w:rsid w:val="00A9363E"/>
    <w:rsid w:val="00AE7A7F"/>
    <w:rsid w:val="00AE7F3E"/>
    <w:rsid w:val="00AF40BD"/>
    <w:rsid w:val="00B15145"/>
    <w:rsid w:val="00B371AD"/>
    <w:rsid w:val="00B42BC0"/>
    <w:rsid w:val="00B87091"/>
    <w:rsid w:val="00B879F0"/>
    <w:rsid w:val="00B92F54"/>
    <w:rsid w:val="00BA0867"/>
    <w:rsid w:val="00BB3CB4"/>
    <w:rsid w:val="00BB5B02"/>
    <w:rsid w:val="00BE1E49"/>
    <w:rsid w:val="00C215F8"/>
    <w:rsid w:val="00C43510"/>
    <w:rsid w:val="00C555F8"/>
    <w:rsid w:val="00CC2BE7"/>
    <w:rsid w:val="00CE17FB"/>
    <w:rsid w:val="00CF47E3"/>
    <w:rsid w:val="00D2555E"/>
    <w:rsid w:val="00D371CA"/>
    <w:rsid w:val="00D63A60"/>
    <w:rsid w:val="00D7484A"/>
    <w:rsid w:val="00D82834"/>
    <w:rsid w:val="00D926F0"/>
    <w:rsid w:val="00E65FEF"/>
    <w:rsid w:val="00E946D3"/>
    <w:rsid w:val="00EB63E4"/>
    <w:rsid w:val="00EC043C"/>
    <w:rsid w:val="00F179FE"/>
    <w:rsid w:val="00F31500"/>
    <w:rsid w:val="00F37BAF"/>
    <w:rsid w:val="00F46006"/>
    <w:rsid w:val="00F86D38"/>
    <w:rsid w:val="00FB4B1A"/>
    <w:rsid w:val="00FD128C"/>
    <w:rsid w:val="00FD636E"/>
    <w:rsid w:val="00FE4DB0"/>
    <w:rsid w:val="00FF0AAC"/>
    <w:rsid w:val="01732590"/>
    <w:rsid w:val="01B1E40B"/>
    <w:rsid w:val="01CB26D3"/>
    <w:rsid w:val="01D1DE92"/>
    <w:rsid w:val="01DB54E0"/>
    <w:rsid w:val="01FF88C1"/>
    <w:rsid w:val="021FCCE5"/>
    <w:rsid w:val="024EBE8E"/>
    <w:rsid w:val="029553A6"/>
    <w:rsid w:val="02BAE7DB"/>
    <w:rsid w:val="02BBC2CA"/>
    <w:rsid w:val="02D52643"/>
    <w:rsid w:val="032C4D0E"/>
    <w:rsid w:val="03B6EC02"/>
    <w:rsid w:val="03B7A137"/>
    <w:rsid w:val="03E3885A"/>
    <w:rsid w:val="04BBB3F5"/>
    <w:rsid w:val="04D68326"/>
    <w:rsid w:val="05000867"/>
    <w:rsid w:val="05A2EAD6"/>
    <w:rsid w:val="05D88409"/>
    <w:rsid w:val="06E6594F"/>
    <w:rsid w:val="06EDB58E"/>
    <w:rsid w:val="06EE9686"/>
    <w:rsid w:val="06F7362F"/>
    <w:rsid w:val="06F96526"/>
    <w:rsid w:val="07FE62F0"/>
    <w:rsid w:val="0873E753"/>
    <w:rsid w:val="0874E563"/>
    <w:rsid w:val="087DC8FA"/>
    <w:rsid w:val="08D02BFD"/>
    <w:rsid w:val="0906FFFD"/>
    <w:rsid w:val="093A7020"/>
    <w:rsid w:val="09D12F5F"/>
    <w:rsid w:val="09DE5A72"/>
    <w:rsid w:val="0AC18F0D"/>
    <w:rsid w:val="0B09265C"/>
    <w:rsid w:val="0B433162"/>
    <w:rsid w:val="0B44A914"/>
    <w:rsid w:val="0B52EE5D"/>
    <w:rsid w:val="0B82BCF0"/>
    <w:rsid w:val="0B8D42AA"/>
    <w:rsid w:val="0C055143"/>
    <w:rsid w:val="0C7C69B5"/>
    <w:rsid w:val="0CE35166"/>
    <w:rsid w:val="0CF21B41"/>
    <w:rsid w:val="0D2F2391"/>
    <w:rsid w:val="0D499821"/>
    <w:rsid w:val="0DD2DEEC"/>
    <w:rsid w:val="0DD90DFF"/>
    <w:rsid w:val="0E708118"/>
    <w:rsid w:val="0EB9AD88"/>
    <w:rsid w:val="0EC4E36C"/>
    <w:rsid w:val="0ED3E221"/>
    <w:rsid w:val="0F665597"/>
    <w:rsid w:val="0F936F84"/>
    <w:rsid w:val="0FD35402"/>
    <w:rsid w:val="10566848"/>
    <w:rsid w:val="10591AD6"/>
    <w:rsid w:val="105D63BE"/>
    <w:rsid w:val="109878DC"/>
    <w:rsid w:val="10A2DB34"/>
    <w:rsid w:val="10B8EF72"/>
    <w:rsid w:val="10C957E3"/>
    <w:rsid w:val="10D10394"/>
    <w:rsid w:val="10E8FD9B"/>
    <w:rsid w:val="110225F8"/>
    <w:rsid w:val="110A53A6"/>
    <w:rsid w:val="113A4939"/>
    <w:rsid w:val="1160EFE4"/>
    <w:rsid w:val="117F9E5C"/>
    <w:rsid w:val="1197120E"/>
    <w:rsid w:val="11AA7E21"/>
    <w:rsid w:val="128E3FC5"/>
    <w:rsid w:val="129A636A"/>
    <w:rsid w:val="12E91466"/>
    <w:rsid w:val="131F1BB1"/>
    <w:rsid w:val="1376D068"/>
    <w:rsid w:val="1398548F"/>
    <w:rsid w:val="13BC738C"/>
    <w:rsid w:val="13BEBFD1"/>
    <w:rsid w:val="13DD42F3"/>
    <w:rsid w:val="146A78C8"/>
    <w:rsid w:val="1472E5FF"/>
    <w:rsid w:val="14945DAF"/>
    <w:rsid w:val="149F7243"/>
    <w:rsid w:val="14A0EAFF"/>
    <w:rsid w:val="14BD8F76"/>
    <w:rsid w:val="14D795BF"/>
    <w:rsid w:val="15210D19"/>
    <w:rsid w:val="15BEF68B"/>
    <w:rsid w:val="15C3C4CC"/>
    <w:rsid w:val="15DB02B6"/>
    <w:rsid w:val="15EB05B8"/>
    <w:rsid w:val="162A0E0C"/>
    <w:rsid w:val="16302E10"/>
    <w:rsid w:val="163B474E"/>
    <w:rsid w:val="1718D2C4"/>
    <w:rsid w:val="172782F7"/>
    <w:rsid w:val="1736A596"/>
    <w:rsid w:val="175CCC87"/>
    <w:rsid w:val="178EEEFA"/>
    <w:rsid w:val="17C5DE6D"/>
    <w:rsid w:val="17CBFE71"/>
    <w:rsid w:val="1820B9CC"/>
    <w:rsid w:val="182F7997"/>
    <w:rsid w:val="1830094E"/>
    <w:rsid w:val="184327A3"/>
    <w:rsid w:val="185879A7"/>
    <w:rsid w:val="187C60D2"/>
    <w:rsid w:val="18FC04F2"/>
    <w:rsid w:val="190D37DD"/>
    <w:rsid w:val="191ED5BA"/>
    <w:rsid w:val="192ABF5B"/>
    <w:rsid w:val="1989F937"/>
    <w:rsid w:val="19930446"/>
    <w:rsid w:val="1A59BC8F"/>
    <w:rsid w:val="1A73ECEE"/>
    <w:rsid w:val="1A7EC7DC"/>
    <w:rsid w:val="1A834F41"/>
    <w:rsid w:val="1AE49711"/>
    <w:rsid w:val="1B41472E"/>
    <w:rsid w:val="1B4A03DE"/>
    <w:rsid w:val="1B53F873"/>
    <w:rsid w:val="1B9132D0"/>
    <w:rsid w:val="1C09CA82"/>
    <w:rsid w:val="1C34DC36"/>
    <w:rsid w:val="1C468A12"/>
    <w:rsid w:val="1C60084B"/>
    <w:rsid w:val="1C7BA683"/>
    <w:rsid w:val="1CA409A6"/>
    <w:rsid w:val="1CF140A4"/>
    <w:rsid w:val="1CF97698"/>
    <w:rsid w:val="1D8844A9"/>
    <w:rsid w:val="1DB6C33B"/>
    <w:rsid w:val="1DDF9A3D"/>
    <w:rsid w:val="1DFF1EDE"/>
    <w:rsid w:val="1E99EF1E"/>
    <w:rsid w:val="1EF62446"/>
    <w:rsid w:val="1F90E819"/>
    <w:rsid w:val="1FC7CDBD"/>
    <w:rsid w:val="2028E166"/>
    <w:rsid w:val="2089FB2F"/>
    <w:rsid w:val="20B3A32A"/>
    <w:rsid w:val="210867BA"/>
    <w:rsid w:val="216721B9"/>
    <w:rsid w:val="217DF9F5"/>
    <w:rsid w:val="21A7B172"/>
    <w:rsid w:val="21AF1E74"/>
    <w:rsid w:val="21B12710"/>
    <w:rsid w:val="21D2C215"/>
    <w:rsid w:val="2219F206"/>
    <w:rsid w:val="224A22B6"/>
    <w:rsid w:val="2262022D"/>
    <w:rsid w:val="227CDB39"/>
    <w:rsid w:val="22B77684"/>
    <w:rsid w:val="23C9C54A"/>
    <w:rsid w:val="23CAC586"/>
    <w:rsid w:val="23DBEE81"/>
    <w:rsid w:val="23F80245"/>
    <w:rsid w:val="24B59AB7"/>
    <w:rsid w:val="256595AB"/>
    <w:rsid w:val="25FB4839"/>
    <w:rsid w:val="26032C58"/>
    <w:rsid w:val="26370F41"/>
    <w:rsid w:val="268F64B8"/>
    <w:rsid w:val="26F76CB2"/>
    <w:rsid w:val="27299A0F"/>
    <w:rsid w:val="27474946"/>
    <w:rsid w:val="27627B66"/>
    <w:rsid w:val="278BEA67"/>
    <w:rsid w:val="27B69275"/>
    <w:rsid w:val="27D4C536"/>
    <w:rsid w:val="2809DF8E"/>
    <w:rsid w:val="2811ECDC"/>
    <w:rsid w:val="282FE32F"/>
    <w:rsid w:val="2850538D"/>
    <w:rsid w:val="28591DCA"/>
    <w:rsid w:val="28779479"/>
    <w:rsid w:val="287C12CB"/>
    <w:rsid w:val="2891E800"/>
    <w:rsid w:val="2906E349"/>
    <w:rsid w:val="2941012E"/>
    <w:rsid w:val="29EE3FA9"/>
    <w:rsid w:val="2A27F2EE"/>
    <w:rsid w:val="2A4074F7"/>
    <w:rsid w:val="2A588D32"/>
    <w:rsid w:val="2A6272F6"/>
    <w:rsid w:val="2A87ED1E"/>
    <w:rsid w:val="2A96F766"/>
    <w:rsid w:val="2AFE6F91"/>
    <w:rsid w:val="2B0A8064"/>
    <w:rsid w:val="2B3125FD"/>
    <w:rsid w:val="2B52AE9E"/>
    <w:rsid w:val="2BA71F05"/>
    <w:rsid w:val="2C1D180D"/>
    <w:rsid w:val="2C5E4C19"/>
    <w:rsid w:val="2C78A1F0"/>
    <w:rsid w:val="2C8DA56A"/>
    <w:rsid w:val="2CC09EDD"/>
    <w:rsid w:val="2CC11751"/>
    <w:rsid w:val="2CEE14D3"/>
    <w:rsid w:val="2D30DC3A"/>
    <w:rsid w:val="2D625AAD"/>
    <w:rsid w:val="2DCB332E"/>
    <w:rsid w:val="2DEEBDE7"/>
    <w:rsid w:val="2DF60297"/>
    <w:rsid w:val="2E1C5C54"/>
    <w:rsid w:val="2E361053"/>
    <w:rsid w:val="2E3B1BB4"/>
    <w:rsid w:val="2E479C76"/>
    <w:rsid w:val="2E5CB327"/>
    <w:rsid w:val="2E9B13AA"/>
    <w:rsid w:val="2ED9072E"/>
    <w:rsid w:val="2EDA90B3"/>
    <w:rsid w:val="2FB7BC08"/>
    <w:rsid w:val="3003C392"/>
    <w:rsid w:val="3010408D"/>
    <w:rsid w:val="3025ABF5"/>
    <w:rsid w:val="302D274E"/>
    <w:rsid w:val="305A3C63"/>
    <w:rsid w:val="306D37C1"/>
    <w:rsid w:val="306F7176"/>
    <w:rsid w:val="308C9557"/>
    <w:rsid w:val="30CD7B02"/>
    <w:rsid w:val="311FFFAC"/>
    <w:rsid w:val="3132A152"/>
    <w:rsid w:val="3163610A"/>
    <w:rsid w:val="316DFF44"/>
    <w:rsid w:val="31A8EFFE"/>
    <w:rsid w:val="32639F17"/>
    <w:rsid w:val="32CA542C"/>
    <w:rsid w:val="32D50E7A"/>
    <w:rsid w:val="32EFB5A6"/>
    <w:rsid w:val="32F83C07"/>
    <w:rsid w:val="3316B804"/>
    <w:rsid w:val="3321C4D6"/>
    <w:rsid w:val="3335C832"/>
    <w:rsid w:val="334EDFB5"/>
    <w:rsid w:val="3369CA66"/>
    <w:rsid w:val="336A169D"/>
    <w:rsid w:val="33D469C4"/>
    <w:rsid w:val="3436BCEA"/>
    <w:rsid w:val="34940C68"/>
    <w:rsid w:val="352C0DEF"/>
    <w:rsid w:val="352ED695"/>
    <w:rsid w:val="3533AEC9"/>
    <w:rsid w:val="3539E40E"/>
    <w:rsid w:val="354D3807"/>
    <w:rsid w:val="35862396"/>
    <w:rsid w:val="35A1F2DC"/>
    <w:rsid w:val="35D28D4B"/>
    <w:rsid w:val="364839B7"/>
    <w:rsid w:val="369CE50C"/>
    <w:rsid w:val="373A9B9F"/>
    <w:rsid w:val="3773ADC6"/>
    <w:rsid w:val="377A5AF0"/>
    <w:rsid w:val="3788E14A"/>
    <w:rsid w:val="3790DBC6"/>
    <w:rsid w:val="37A35E7B"/>
    <w:rsid w:val="384ACAD7"/>
    <w:rsid w:val="387F4C01"/>
    <w:rsid w:val="38BBED09"/>
    <w:rsid w:val="38C7219D"/>
    <w:rsid w:val="3918EA17"/>
    <w:rsid w:val="395DC8EC"/>
    <w:rsid w:val="3A058C5E"/>
    <w:rsid w:val="3A0712F6"/>
    <w:rsid w:val="3A4C6535"/>
    <w:rsid w:val="3A544F17"/>
    <w:rsid w:val="3ACD1B14"/>
    <w:rsid w:val="3B0E746E"/>
    <w:rsid w:val="3C244C37"/>
    <w:rsid w:val="3C5351D6"/>
    <w:rsid w:val="3CAEBD53"/>
    <w:rsid w:val="3D3486E9"/>
    <w:rsid w:val="3D3A7FF2"/>
    <w:rsid w:val="3D623118"/>
    <w:rsid w:val="3D6A1081"/>
    <w:rsid w:val="3D6EB124"/>
    <w:rsid w:val="3D970F25"/>
    <w:rsid w:val="3DC2085A"/>
    <w:rsid w:val="3E17C25F"/>
    <w:rsid w:val="3E42D0A1"/>
    <w:rsid w:val="3E4A8DB4"/>
    <w:rsid w:val="3E62662C"/>
    <w:rsid w:val="3EA5942B"/>
    <w:rsid w:val="3EDDA661"/>
    <w:rsid w:val="3EECD8AB"/>
    <w:rsid w:val="3F5C3EE6"/>
    <w:rsid w:val="404B389E"/>
    <w:rsid w:val="407220B4"/>
    <w:rsid w:val="4092E8DF"/>
    <w:rsid w:val="40BEAA1F"/>
    <w:rsid w:val="41378A45"/>
    <w:rsid w:val="41496F54"/>
    <w:rsid w:val="41592534"/>
    <w:rsid w:val="415ADAD3"/>
    <w:rsid w:val="419A06EE"/>
    <w:rsid w:val="41B5347F"/>
    <w:rsid w:val="41D0551A"/>
    <w:rsid w:val="41F6B4D2"/>
    <w:rsid w:val="420DF115"/>
    <w:rsid w:val="421A68AA"/>
    <w:rsid w:val="42271972"/>
    <w:rsid w:val="422BBC77"/>
    <w:rsid w:val="422EB940"/>
    <w:rsid w:val="425A7A80"/>
    <w:rsid w:val="426727B1"/>
    <w:rsid w:val="42ABAF20"/>
    <w:rsid w:val="42D3DB11"/>
    <w:rsid w:val="43084F4B"/>
    <w:rsid w:val="432240BE"/>
    <w:rsid w:val="433164BD"/>
    <w:rsid w:val="438827ED"/>
    <w:rsid w:val="43A9C176"/>
    <w:rsid w:val="43C2E9D3"/>
    <w:rsid w:val="44211735"/>
    <w:rsid w:val="4453C99A"/>
    <w:rsid w:val="445C1171"/>
    <w:rsid w:val="4463519D"/>
    <w:rsid w:val="449596E3"/>
    <w:rsid w:val="4538E10F"/>
    <w:rsid w:val="4551A4D9"/>
    <w:rsid w:val="45541AA0"/>
    <w:rsid w:val="45635D39"/>
    <w:rsid w:val="45854375"/>
    <w:rsid w:val="45C6FF03"/>
    <w:rsid w:val="463C773C"/>
    <w:rsid w:val="46BFC8AF"/>
    <w:rsid w:val="46C7A808"/>
    <w:rsid w:val="470C719B"/>
    <w:rsid w:val="47C9E7A4"/>
    <w:rsid w:val="47F357A8"/>
    <w:rsid w:val="481E03B7"/>
    <w:rsid w:val="48965AF6"/>
    <w:rsid w:val="48B8CF0F"/>
    <w:rsid w:val="48C66452"/>
    <w:rsid w:val="48D72520"/>
    <w:rsid w:val="48F7A4EE"/>
    <w:rsid w:val="490F1700"/>
    <w:rsid w:val="492973CD"/>
    <w:rsid w:val="49E846D2"/>
    <w:rsid w:val="4A0C5232"/>
    <w:rsid w:val="4A24F00D"/>
    <w:rsid w:val="4A6D79EB"/>
    <w:rsid w:val="4AF03D72"/>
    <w:rsid w:val="4AF30618"/>
    <w:rsid w:val="4B96BCCE"/>
    <w:rsid w:val="4BA82293"/>
    <w:rsid w:val="4BBC2969"/>
    <w:rsid w:val="4BC14AF0"/>
    <w:rsid w:val="4C094A4C"/>
    <w:rsid w:val="4C1206FC"/>
    <w:rsid w:val="4C2ECD61"/>
    <w:rsid w:val="4C3E7429"/>
    <w:rsid w:val="4C54AC6C"/>
    <w:rsid w:val="4C9CBAD4"/>
    <w:rsid w:val="4CD339E6"/>
    <w:rsid w:val="4D08A7C0"/>
    <w:rsid w:val="4D57F9CA"/>
    <w:rsid w:val="4D6593DF"/>
    <w:rsid w:val="4D87564C"/>
    <w:rsid w:val="4D88E2C0"/>
    <w:rsid w:val="4E03A7CA"/>
    <w:rsid w:val="4E2D6CE4"/>
    <w:rsid w:val="4E3854B5"/>
    <w:rsid w:val="4E3E6DA6"/>
    <w:rsid w:val="4E8CFD51"/>
    <w:rsid w:val="4EFA6C76"/>
    <w:rsid w:val="4F06E431"/>
    <w:rsid w:val="4F47C065"/>
    <w:rsid w:val="4F80DB11"/>
    <w:rsid w:val="4FBA32FD"/>
    <w:rsid w:val="4FCD1A99"/>
    <w:rsid w:val="5034C3D6"/>
    <w:rsid w:val="50491BED"/>
    <w:rsid w:val="50777FA7"/>
    <w:rsid w:val="50BEF70E"/>
    <w:rsid w:val="50C75369"/>
    <w:rsid w:val="50CE4E7F"/>
    <w:rsid w:val="50D3A3E3"/>
    <w:rsid w:val="50ECC137"/>
    <w:rsid w:val="50FCEE1F"/>
    <w:rsid w:val="51234ADB"/>
    <w:rsid w:val="515206F7"/>
    <w:rsid w:val="51671FD0"/>
    <w:rsid w:val="51FEA24F"/>
    <w:rsid w:val="52176417"/>
    <w:rsid w:val="52634DD0"/>
    <w:rsid w:val="52C7BEFF"/>
    <w:rsid w:val="52DC5771"/>
    <w:rsid w:val="52F0F0CE"/>
    <w:rsid w:val="53314F5E"/>
    <w:rsid w:val="537B1C66"/>
    <w:rsid w:val="53971509"/>
    <w:rsid w:val="53B33478"/>
    <w:rsid w:val="53F697D0"/>
    <w:rsid w:val="54145C31"/>
    <w:rsid w:val="5484D8DF"/>
    <w:rsid w:val="54988F86"/>
    <w:rsid w:val="54EFB0F9"/>
    <w:rsid w:val="54FE5F68"/>
    <w:rsid w:val="553D9F14"/>
    <w:rsid w:val="5556DAD4"/>
    <w:rsid w:val="55B42187"/>
    <w:rsid w:val="55E709A8"/>
    <w:rsid w:val="560790AA"/>
    <w:rsid w:val="5695271F"/>
    <w:rsid w:val="56F6AB02"/>
    <w:rsid w:val="57150D80"/>
    <w:rsid w:val="57365FD1"/>
    <w:rsid w:val="575C02BB"/>
    <w:rsid w:val="57632355"/>
    <w:rsid w:val="5770420C"/>
    <w:rsid w:val="579B0FF5"/>
    <w:rsid w:val="57A430F5"/>
    <w:rsid w:val="57AB3882"/>
    <w:rsid w:val="57BF409E"/>
    <w:rsid w:val="57D393D6"/>
    <w:rsid w:val="58D28F54"/>
    <w:rsid w:val="58E5A72B"/>
    <w:rsid w:val="593D34D1"/>
    <w:rsid w:val="59557ACF"/>
    <w:rsid w:val="59C2B5CC"/>
    <w:rsid w:val="59CDC669"/>
    <w:rsid w:val="5A2D7C7A"/>
    <w:rsid w:val="5A2EE7A3"/>
    <w:rsid w:val="5A3E5453"/>
    <w:rsid w:val="5B35FAFB"/>
    <w:rsid w:val="5C7EA9A5"/>
    <w:rsid w:val="5CA4499A"/>
    <w:rsid w:val="5CCA42F1"/>
    <w:rsid w:val="5CE85C06"/>
    <w:rsid w:val="5CFDF309"/>
    <w:rsid w:val="5D885F26"/>
    <w:rsid w:val="5D8C141B"/>
    <w:rsid w:val="5DA6D6C0"/>
    <w:rsid w:val="5DDF486A"/>
    <w:rsid w:val="5DF8DF58"/>
    <w:rsid w:val="5E071A3D"/>
    <w:rsid w:val="5E62A2B3"/>
    <w:rsid w:val="5E691342"/>
    <w:rsid w:val="5F046DCD"/>
    <w:rsid w:val="5FAC7655"/>
    <w:rsid w:val="5FD081B5"/>
    <w:rsid w:val="5FD5E1E3"/>
    <w:rsid w:val="5FDD327D"/>
    <w:rsid w:val="604A25FA"/>
    <w:rsid w:val="60A29C0E"/>
    <w:rsid w:val="60F71F47"/>
    <w:rsid w:val="6108161F"/>
    <w:rsid w:val="6147D351"/>
    <w:rsid w:val="61D399D3"/>
    <w:rsid w:val="61ED7581"/>
    <w:rsid w:val="621CF6B6"/>
    <w:rsid w:val="623E9340"/>
    <w:rsid w:val="6261B083"/>
    <w:rsid w:val="627CABA3"/>
    <w:rsid w:val="62AECD49"/>
    <w:rsid w:val="6361C732"/>
    <w:rsid w:val="636E6C2B"/>
    <w:rsid w:val="638A97C5"/>
    <w:rsid w:val="63A6B7A6"/>
    <w:rsid w:val="63D145C8"/>
    <w:rsid w:val="63DA3CD0"/>
    <w:rsid w:val="63E16883"/>
    <w:rsid w:val="643039ED"/>
    <w:rsid w:val="64557129"/>
    <w:rsid w:val="648F0A17"/>
    <w:rsid w:val="649ED151"/>
    <w:rsid w:val="64DFBB8E"/>
    <w:rsid w:val="64FA65CD"/>
    <w:rsid w:val="650904EE"/>
    <w:rsid w:val="652977C6"/>
    <w:rsid w:val="657034A2"/>
    <w:rsid w:val="65E6F9AB"/>
    <w:rsid w:val="65FB0599"/>
    <w:rsid w:val="667F12A7"/>
    <w:rsid w:val="6765EDB0"/>
    <w:rsid w:val="677ED033"/>
    <w:rsid w:val="67A29A36"/>
    <w:rsid w:val="67F7C8F3"/>
    <w:rsid w:val="67FC981A"/>
    <w:rsid w:val="681C9C6B"/>
    <w:rsid w:val="68389ADF"/>
    <w:rsid w:val="684CC11B"/>
    <w:rsid w:val="684E8F5A"/>
    <w:rsid w:val="68A16B4A"/>
    <w:rsid w:val="68AB4B2D"/>
    <w:rsid w:val="68DF4FED"/>
    <w:rsid w:val="68F0A0A4"/>
    <w:rsid w:val="68F175F2"/>
    <w:rsid w:val="696FDC14"/>
    <w:rsid w:val="697763FB"/>
    <w:rsid w:val="6997006E"/>
    <w:rsid w:val="69AEF429"/>
    <w:rsid w:val="69B1F19B"/>
    <w:rsid w:val="6A03ED8F"/>
    <w:rsid w:val="6A23B35F"/>
    <w:rsid w:val="6A2AAFB9"/>
    <w:rsid w:val="6A40874C"/>
    <w:rsid w:val="6A5A3D50"/>
    <w:rsid w:val="6ADC66B7"/>
    <w:rsid w:val="6AE050EB"/>
    <w:rsid w:val="6B485236"/>
    <w:rsid w:val="6B745C15"/>
    <w:rsid w:val="6B910112"/>
    <w:rsid w:val="6BFD772D"/>
    <w:rsid w:val="6C9C0AB9"/>
    <w:rsid w:val="6C9D9EF8"/>
    <w:rsid w:val="6CA9E336"/>
    <w:rsid w:val="6CB86584"/>
    <w:rsid w:val="6CBDAA02"/>
    <w:rsid w:val="6CFF4A6A"/>
    <w:rsid w:val="6D2165B8"/>
    <w:rsid w:val="6D79EF71"/>
    <w:rsid w:val="6D7F75E4"/>
    <w:rsid w:val="6DC47263"/>
    <w:rsid w:val="6DEB8945"/>
    <w:rsid w:val="6DF662E9"/>
    <w:rsid w:val="6E3CA320"/>
    <w:rsid w:val="6E5435E5"/>
    <w:rsid w:val="6E96BED7"/>
    <w:rsid w:val="6EB2499E"/>
    <w:rsid w:val="6F02C615"/>
    <w:rsid w:val="6F0F2C3B"/>
    <w:rsid w:val="6F1A8CB1"/>
    <w:rsid w:val="6F3E336A"/>
    <w:rsid w:val="6F7F7430"/>
    <w:rsid w:val="6FA38933"/>
    <w:rsid w:val="701DF2E5"/>
    <w:rsid w:val="703EAAA3"/>
    <w:rsid w:val="707AA800"/>
    <w:rsid w:val="709354D2"/>
    <w:rsid w:val="709F977B"/>
    <w:rsid w:val="70C57FB1"/>
    <w:rsid w:val="7109016E"/>
    <w:rsid w:val="716010EA"/>
    <w:rsid w:val="71665806"/>
    <w:rsid w:val="717E3210"/>
    <w:rsid w:val="718E4BA8"/>
    <w:rsid w:val="71AA5654"/>
    <w:rsid w:val="71EA8AC3"/>
    <w:rsid w:val="729CD68A"/>
    <w:rsid w:val="72A4D1CF"/>
    <w:rsid w:val="72D23A73"/>
    <w:rsid w:val="72D840E7"/>
    <w:rsid w:val="7325F8F8"/>
    <w:rsid w:val="7332E48F"/>
    <w:rsid w:val="733B0769"/>
    <w:rsid w:val="734912D8"/>
    <w:rsid w:val="734C0AAF"/>
    <w:rsid w:val="736A2FFA"/>
    <w:rsid w:val="737D648F"/>
    <w:rsid w:val="73CCC69F"/>
    <w:rsid w:val="73D54B92"/>
    <w:rsid w:val="740CE7AD"/>
    <w:rsid w:val="74524D56"/>
    <w:rsid w:val="746EA68A"/>
    <w:rsid w:val="748ECD71"/>
    <w:rsid w:val="74AEE3A6"/>
    <w:rsid w:val="74AF938A"/>
    <w:rsid w:val="74D6D7CA"/>
    <w:rsid w:val="753F8374"/>
    <w:rsid w:val="758A5E1F"/>
    <w:rsid w:val="75A5EF68"/>
    <w:rsid w:val="7648946E"/>
    <w:rsid w:val="7658EA8D"/>
    <w:rsid w:val="765DD489"/>
    <w:rsid w:val="766B455C"/>
    <w:rsid w:val="769965AF"/>
    <w:rsid w:val="76A1D0BC"/>
    <w:rsid w:val="76A99334"/>
    <w:rsid w:val="76ABF2FE"/>
    <w:rsid w:val="7706A569"/>
    <w:rsid w:val="7745030E"/>
    <w:rsid w:val="7756F903"/>
    <w:rsid w:val="77FE4F9A"/>
    <w:rsid w:val="7841F228"/>
    <w:rsid w:val="7855A68A"/>
    <w:rsid w:val="785839AD"/>
    <w:rsid w:val="78A15C0F"/>
    <w:rsid w:val="78B68CC4"/>
    <w:rsid w:val="78E53104"/>
    <w:rsid w:val="79217AF9"/>
    <w:rsid w:val="7928DDAF"/>
    <w:rsid w:val="793399B7"/>
    <w:rsid w:val="795CCAE7"/>
    <w:rsid w:val="79977401"/>
    <w:rsid w:val="7AB755E1"/>
    <w:rsid w:val="7AC7AD38"/>
    <w:rsid w:val="7B0E6F4A"/>
    <w:rsid w:val="7B60A72C"/>
    <w:rsid w:val="7B65B9A5"/>
    <w:rsid w:val="7BD8FCD1"/>
    <w:rsid w:val="7CF21793"/>
    <w:rsid w:val="7D04FCD3"/>
    <w:rsid w:val="7D0935D3"/>
    <w:rsid w:val="7D1CA9E1"/>
    <w:rsid w:val="7D3FDBAF"/>
    <w:rsid w:val="7D57EAA2"/>
    <w:rsid w:val="7D8D67F5"/>
    <w:rsid w:val="7D97D8F0"/>
    <w:rsid w:val="7DA61CE7"/>
    <w:rsid w:val="7DC1E282"/>
    <w:rsid w:val="7E070ADA"/>
    <w:rsid w:val="7E38312E"/>
    <w:rsid w:val="7E4896DE"/>
    <w:rsid w:val="7EC2A274"/>
    <w:rsid w:val="7F920B21"/>
    <w:rsid w:val="7FC15D92"/>
    <w:rsid w:val="7FF35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57758"/>
  <w15:chartTrackingRefBased/>
  <w15:docId w15:val="{AF64D06D-BACB-45B7-9EDF-24B9457EC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66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6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66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8664F5"/>
    <w:rPr>
      <w:color w:val="808080"/>
    </w:rPr>
  </w:style>
  <w:style w:type="paragraph" w:styleId="Bibliography">
    <w:name w:val="Bibliography"/>
    <w:basedOn w:val="Normal"/>
    <w:next w:val="Normal"/>
    <w:uiPriority w:val="37"/>
    <w:unhideWhenUsed/>
    <w:rsid w:val="006B172A"/>
  </w:style>
  <w:style w:type="character" w:styleId="CommentReference">
    <w:name w:val="annotation reference"/>
    <w:basedOn w:val="DefaultParagraphFont"/>
    <w:uiPriority w:val="99"/>
    <w:semiHidden/>
    <w:unhideWhenUsed/>
    <w:rsid w:val="00FF0AAC"/>
    <w:rPr>
      <w:sz w:val="16"/>
      <w:szCs w:val="16"/>
    </w:rPr>
  </w:style>
  <w:style w:type="paragraph" w:styleId="CommentText">
    <w:name w:val="annotation text"/>
    <w:basedOn w:val="Normal"/>
    <w:link w:val="CommentTextChar"/>
    <w:uiPriority w:val="99"/>
    <w:unhideWhenUsed/>
    <w:rsid w:val="00FF0AAC"/>
    <w:pPr>
      <w:spacing w:line="240" w:lineRule="auto"/>
    </w:pPr>
    <w:rPr>
      <w:sz w:val="20"/>
      <w:szCs w:val="20"/>
    </w:rPr>
  </w:style>
  <w:style w:type="character" w:customStyle="1" w:styleId="CommentTextChar">
    <w:name w:val="Comment Text Char"/>
    <w:basedOn w:val="DefaultParagraphFont"/>
    <w:link w:val="CommentText"/>
    <w:uiPriority w:val="99"/>
    <w:rsid w:val="00FF0AAC"/>
    <w:rPr>
      <w:sz w:val="20"/>
      <w:szCs w:val="20"/>
    </w:rPr>
  </w:style>
  <w:style w:type="paragraph" w:styleId="CommentSubject">
    <w:name w:val="annotation subject"/>
    <w:basedOn w:val="CommentText"/>
    <w:next w:val="CommentText"/>
    <w:link w:val="CommentSubjectChar"/>
    <w:uiPriority w:val="99"/>
    <w:semiHidden/>
    <w:unhideWhenUsed/>
    <w:rsid w:val="00FF0AAC"/>
    <w:rPr>
      <w:b/>
      <w:bCs/>
    </w:rPr>
  </w:style>
  <w:style w:type="character" w:customStyle="1" w:styleId="CommentSubjectChar">
    <w:name w:val="Comment Subject Char"/>
    <w:basedOn w:val="CommentTextChar"/>
    <w:link w:val="CommentSubject"/>
    <w:uiPriority w:val="99"/>
    <w:semiHidden/>
    <w:rsid w:val="00FF0AAC"/>
    <w:rPr>
      <w:b/>
      <w:bCs/>
      <w:sz w:val="20"/>
      <w:szCs w:val="20"/>
    </w:rPr>
  </w:style>
  <w:style w:type="paragraph" w:styleId="Caption">
    <w:name w:val="caption"/>
    <w:basedOn w:val="Normal"/>
    <w:next w:val="Normal"/>
    <w:uiPriority w:val="35"/>
    <w:unhideWhenUsed/>
    <w:qFormat/>
    <w:rsid w:val="00E65FEF"/>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0C57E7"/>
    <w:rPr>
      <w:color w:val="0000FF"/>
      <w:u w:val="single"/>
    </w:rPr>
  </w:style>
  <w:style w:type="paragraph" w:styleId="Revision">
    <w:name w:val="Revision"/>
    <w:hidden/>
    <w:uiPriority w:val="99"/>
    <w:semiHidden/>
    <w:rsid w:val="009E13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2391">
      <w:bodyDiv w:val="1"/>
      <w:marLeft w:val="0"/>
      <w:marRight w:val="0"/>
      <w:marTop w:val="0"/>
      <w:marBottom w:val="0"/>
      <w:divBdr>
        <w:top w:val="none" w:sz="0" w:space="0" w:color="auto"/>
        <w:left w:val="none" w:sz="0" w:space="0" w:color="auto"/>
        <w:bottom w:val="none" w:sz="0" w:space="0" w:color="auto"/>
        <w:right w:val="none" w:sz="0" w:space="0" w:color="auto"/>
      </w:divBdr>
    </w:div>
    <w:div w:id="154883997">
      <w:bodyDiv w:val="1"/>
      <w:marLeft w:val="0"/>
      <w:marRight w:val="0"/>
      <w:marTop w:val="0"/>
      <w:marBottom w:val="0"/>
      <w:divBdr>
        <w:top w:val="none" w:sz="0" w:space="0" w:color="auto"/>
        <w:left w:val="none" w:sz="0" w:space="0" w:color="auto"/>
        <w:bottom w:val="none" w:sz="0" w:space="0" w:color="auto"/>
        <w:right w:val="none" w:sz="0" w:space="0" w:color="auto"/>
      </w:divBdr>
    </w:div>
    <w:div w:id="222833167">
      <w:bodyDiv w:val="1"/>
      <w:marLeft w:val="0"/>
      <w:marRight w:val="0"/>
      <w:marTop w:val="0"/>
      <w:marBottom w:val="0"/>
      <w:divBdr>
        <w:top w:val="none" w:sz="0" w:space="0" w:color="auto"/>
        <w:left w:val="none" w:sz="0" w:space="0" w:color="auto"/>
        <w:bottom w:val="none" w:sz="0" w:space="0" w:color="auto"/>
        <w:right w:val="none" w:sz="0" w:space="0" w:color="auto"/>
      </w:divBdr>
    </w:div>
    <w:div w:id="286275349">
      <w:bodyDiv w:val="1"/>
      <w:marLeft w:val="0"/>
      <w:marRight w:val="0"/>
      <w:marTop w:val="0"/>
      <w:marBottom w:val="0"/>
      <w:divBdr>
        <w:top w:val="none" w:sz="0" w:space="0" w:color="auto"/>
        <w:left w:val="none" w:sz="0" w:space="0" w:color="auto"/>
        <w:bottom w:val="none" w:sz="0" w:space="0" w:color="auto"/>
        <w:right w:val="none" w:sz="0" w:space="0" w:color="auto"/>
      </w:divBdr>
    </w:div>
    <w:div w:id="350961348">
      <w:bodyDiv w:val="1"/>
      <w:marLeft w:val="0"/>
      <w:marRight w:val="0"/>
      <w:marTop w:val="0"/>
      <w:marBottom w:val="0"/>
      <w:divBdr>
        <w:top w:val="none" w:sz="0" w:space="0" w:color="auto"/>
        <w:left w:val="none" w:sz="0" w:space="0" w:color="auto"/>
        <w:bottom w:val="none" w:sz="0" w:space="0" w:color="auto"/>
        <w:right w:val="none" w:sz="0" w:space="0" w:color="auto"/>
      </w:divBdr>
    </w:div>
    <w:div w:id="728307049">
      <w:bodyDiv w:val="1"/>
      <w:marLeft w:val="0"/>
      <w:marRight w:val="0"/>
      <w:marTop w:val="0"/>
      <w:marBottom w:val="0"/>
      <w:divBdr>
        <w:top w:val="none" w:sz="0" w:space="0" w:color="auto"/>
        <w:left w:val="none" w:sz="0" w:space="0" w:color="auto"/>
        <w:bottom w:val="none" w:sz="0" w:space="0" w:color="auto"/>
        <w:right w:val="none" w:sz="0" w:space="0" w:color="auto"/>
      </w:divBdr>
    </w:div>
    <w:div w:id="1174539264">
      <w:bodyDiv w:val="1"/>
      <w:marLeft w:val="0"/>
      <w:marRight w:val="0"/>
      <w:marTop w:val="0"/>
      <w:marBottom w:val="0"/>
      <w:divBdr>
        <w:top w:val="none" w:sz="0" w:space="0" w:color="auto"/>
        <w:left w:val="none" w:sz="0" w:space="0" w:color="auto"/>
        <w:bottom w:val="none" w:sz="0" w:space="0" w:color="auto"/>
        <w:right w:val="none" w:sz="0" w:space="0" w:color="auto"/>
      </w:divBdr>
    </w:div>
    <w:div w:id="1260724448">
      <w:bodyDiv w:val="1"/>
      <w:marLeft w:val="0"/>
      <w:marRight w:val="0"/>
      <w:marTop w:val="0"/>
      <w:marBottom w:val="0"/>
      <w:divBdr>
        <w:top w:val="none" w:sz="0" w:space="0" w:color="auto"/>
        <w:left w:val="none" w:sz="0" w:space="0" w:color="auto"/>
        <w:bottom w:val="none" w:sz="0" w:space="0" w:color="auto"/>
        <w:right w:val="none" w:sz="0" w:space="0" w:color="auto"/>
      </w:divBdr>
    </w:div>
    <w:div w:id="1291353552">
      <w:bodyDiv w:val="1"/>
      <w:marLeft w:val="0"/>
      <w:marRight w:val="0"/>
      <w:marTop w:val="0"/>
      <w:marBottom w:val="0"/>
      <w:divBdr>
        <w:top w:val="none" w:sz="0" w:space="0" w:color="auto"/>
        <w:left w:val="none" w:sz="0" w:space="0" w:color="auto"/>
        <w:bottom w:val="none" w:sz="0" w:space="0" w:color="auto"/>
        <w:right w:val="none" w:sz="0" w:space="0" w:color="auto"/>
      </w:divBdr>
      <w:divsChild>
        <w:div w:id="950283238">
          <w:marLeft w:val="0"/>
          <w:marRight w:val="0"/>
          <w:marTop w:val="0"/>
          <w:marBottom w:val="0"/>
          <w:divBdr>
            <w:top w:val="none" w:sz="0" w:space="0" w:color="auto"/>
            <w:left w:val="none" w:sz="0" w:space="0" w:color="auto"/>
            <w:bottom w:val="none" w:sz="0" w:space="0" w:color="auto"/>
            <w:right w:val="none" w:sz="0" w:space="0" w:color="auto"/>
          </w:divBdr>
        </w:div>
        <w:div w:id="733049228">
          <w:marLeft w:val="0"/>
          <w:marRight w:val="0"/>
          <w:marTop w:val="0"/>
          <w:marBottom w:val="0"/>
          <w:divBdr>
            <w:top w:val="none" w:sz="0" w:space="0" w:color="auto"/>
            <w:left w:val="none" w:sz="0" w:space="0" w:color="auto"/>
            <w:bottom w:val="none" w:sz="0" w:space="0" w:color="auto"/>
            <w:right w:val="none" w:sz="0" w:space="0" w:color="auto"/>
          </w:divBdr>
        </w:div>
        <w:div w:id="1104614173">
          <w:marLeft w:val="0"/>
          <w:marRight w:val="0"/>
          <w:marTop w:val="0"/>
          <w:marBottom w:val="0"/>
          <w:divBdr>
            <w:top w:val="none" w:sz="0" w:space="0" w:color="auto"/>
            <w:left w:val="none" w:sz="0" w:space="0" w:color="auto"/>
            <w:bottom w:val="none" w:sz="0" w:space="0" w:color="auto"/>
            <w:right w:val="none" w:sz="0" w:space="0" w:color="auto"/>
          </w:divBdr>
        </w:div>
        <w:div w:id="1268462886">
          <w:marLeft w:val="0"/>
          <w:marRight w:val="0"/>
          <w:marTop w:val="0"/>
          <w:marBottom w:val="0"/>
          <w:divBdr>
            <w:top w:val="none" w:sz="0" w:space="0" w:color="auto"/>
            <w:left w:val="none" w:sz="0" w:space="0" w:color="auto"/>
            <w:bottom w:val="none" w:sz="0" w:space="0" w:color="auto"/>
            <w:right w:val="none" w:sz="0" w:space="0" w:color="auto"/>
          </w:divBdr>
        </w:div>
        <w:div w:id="2028947686">
          <w:marLeft w:val="0"/>
          <w:marRight w:val="0"/>
          <w:marTop w:val="0"/>
          <w:marBottom w:val="0"/>
          <w:divBdr>
            <w:top w:val="none" w:sz="0" w:space="0" w:color="auto"/>
            <w:left w:val="none" w:sz="0" w:space="0" w:color="auto"/>
            <w:bottom w:val="none" w:sz="0" w:space="0" w:color="auto"/>
            <w:right w:val="none" w:sz="0" w:space="0" w:color="auto"/>
          </w:divBdr>
        </w:div>
        <w:div w:id="863129192">
          <w:marLeft w:val="0"/>
          <w:marRight w:val="0"/>
          <w:marTop w:val="0"/>
          <w:marBottom w:val="0"/>
          <w:divBdr>
            <w:top w:val="none" w:sz="0" w:space="0" w:color="auto"/>
            <w:left w:val="none" w:sz="0" w:space="0" w:color="auto"/>
            <w:bottom w:val="none" w:sz="0" w:space="0" w:color="auto"/>
            <w:right w:val="none" w:sz="0" w:space="0" w:color="auto"/>
          </w:divBdr>
        </w:div>
        <w:div w:id="5326968">
          <w:marLeft w:val="0"/>
          <w:marRight w:val="0"/>
          <w:marTop w:val="0"/>
          <w:marBottom w:val="0"/>
          <w:divBdr>
            <w:top w:val="none" w:sz="0" w:space="0" w:color="auto"/>
            <w:left w:val="none" w:sz="0" w:space="0" w:color="auto"/>
            <w:bottom w:val="none" w:sz="0" w:space="0" w:color="auto"/>
            <w:right w:val="none" w:sz="0" w:space="0" w:color="auto"/>
          </w:divBdr>
        </w:div>
      </w:divsChild>
    </w:div>
    <w:div w:id="1399134432">
      <w:bodyDiv w:val="1"/>
      <w:marLeft w:val="0"/>
      <w:marRight w:val="0"/>
      <w:marTop w:val="0"/>
      <w:marBottom w:val="0"/>
      <w:divBdr>
        <w:top w:val="none" w:sz="0" w:space="0" w:color="auto"/>
        <w:left w:val="none" w:sz="0" w:space="0" w:color="auto"/>
        <w:bottom w:val="none" w:sz="0" w:space="0" w:color="auto"/>
        <w:right w:val="none" w:sz="0" w:space="0" w:color="auto"/>
      </w:divBdr>
    </w:div>
    <w:div w:id="1575551741">
      <w:bodyDiv w:val="1"/>
      <w:marLeft w:val="0"/>
      <w:marRight w:val="0"/>
      <w:marTop w:val="0"/>
      <w:marBottom w:val="0"/>
      <w:divBdr>
        <w:top w:val="none" w:sz="0" w:space="0" w:color="auto"/>
        <w:left w:val="none" w:sz="0" w:space="0" w:color="auto"/>
        <w:bottom w:val="none" w:sz="0" w:space="0" w:color="auto"/>
        <w:right w:val="none" w:sz="0" w:space="0" w:color="auto"/>
      </w:divBdr>
    </w:div>
    <w:div w:id="1785878590">
      <w:bodyDiv w:val="1"/>
      <w:marLeft w:val="0"/>
      <w:marRight w:val="0"/>
      <w:marTop w:val="0"/>
      <w:marBottom w:val="0"/>
      <w:divBdr>
        <w:top w:val="none" w:sz="0" w:space="0" w:color="auto"/>
        <w:left w:val="none" w:sz="0" w:space="0" w:color="auto"/>
        <w:bottom w:val="none" w:sz="0" w:space="0" w:color="auto"/>
        <w:right w:val="none" w:sz="0" w:space="0" w:color="auto"/>
      </w:divBdr>
      <w:divsChild>
        <w:div w:id="1327398485">
          <w:marLeft w:val="0"/>
          <w:marRight w:val="0"/>
          <w:marTop w:val="0"/>
          <w:marBottom w:val="0"/>
          <w:divBdr>
            <w:top w:val="none" w:sz="0" w:space="0" w:color="auto"/>
            <w:left w:val="none" w:sz="0" w:space="0" w:color="auto"/>
            <w:bottom w:val="none" w:sz="0" w:space="0" w:color="auto"/>
            <w:right w:val="none" w:sz="0" w:space="0" w:color="auto"/>
          </w:divBdr>
        </w:div>
        <w:div w:id="850607930">
          <w:marLeft w:val="0"/>
          <w:marRight w:val="0"/>
          <w:marTop w:val="0"/>
          <w:marBottom w:val="0"/>
          <w:divBdr>
            <w:top w:val="none" w:sz="0" w:space="0" w:color="auto"/>
            <w:left w:val="none" w:sz="0" w:space="0" w:color="auto"/>
            <w:bottom w:val="none" w:sz="0" w:space="0" w:color="auto"/>
            <w:right w:val="none" w:sz="0" w:space="0" w:color="auto"/>
          </w:divBdr>
        </w:div>
        <w:div w:id="941574533">
          <w:marLeft w:val="0"/>
          <w:marRight w:val="0"/>
          <w:marTop w:val="0"/>
          <w:marBottom w:val="0"/>
          <w:divBdr>
            <w:top w:val="none" w:sz="0" w:space="0" w:color="auto"/>
            <w:left w:val="none" w:sz="0" w:space="0" w:color="auto"/>
            <w:bottom w:val="none" w:sz="0" w:space="0" w:color="auto"/>
            <w:right w:val="none" w:sz="0" w:space="0" w:color="auto"/>
          </w:divBdr>
        </w:div>
        <w:div w:id="453907353">
          <w:marLeft w:val="0"/>
          <w:marRight w:val="0"/>
          <w:marTop w:val="0"/>
          <w:marBottom w:val="0"/>
          <w:divBdr>
            <w:top w:val="none" w:sz="0" w:space="0" w:color="auto"/>
            <w:left w:val="none" w:sz="0" w:space="0" w:color="auto"/>
            <w:bottom w:val="none" w:sz="0" w:space="0" w:color="auto"/>
            <w:right w:val="none" w:sz="0" w:space="0" w:color="auto"/>
          </w:divBdr>
        </w:div>
        <w:div w:id="1367368109">
          <w:marLeft w:val="0"/>
          <w:marRight w:val="0"/>
          <w:marTop w:val="0"/>
          <w:marBottom w:val="0"/>
          <w:divBdr>
            <w:top w:val="none" w:sz="0" w:space="0" w:color="auto"/>
            <w:left w:val="none" w:sz="0" w:space="0" w:color="auto"/>
            <w:bottom w:val="none" w:sz="0" w:space="0" w:color="auto"/>
            <w:right w:val="none" w:sz="0" w:space="0" w:color="auto"/>
          </w:divBdr>
        </w:div>
        <w:div w:id="1236696936">
          <w:marLeft w:val="0"/>
          <w:marRight w:val="0"/>
          <w:marTop w:val="0"/>
          <w:marBottom w:val="0"/>
          <w:divBdr>
            <w:top w:val="none" w:sz="0" w:space="0" w:color="auto"/>
            <w:left w:val="none" w:sz="0" w:space="0" w:color="auto"/>
            <w:bottom w:val="none" w:sz="0" w:space="0" w:color="auto"/>
            <w:right w:val="none" w:sz="0" w:space="0" w:color="auto"/>
          </w:divBdr>
        </w:div>
        <w:div w:id="2002388705">
          <w:marLeft w:val="0"/>
          <w:marRight w:val="0"/>
          <w:marTop w:val="0"/>
          <w:marBottom w:val="0"/>
          <w:divBdr>
            <w:top w:val="none" w:sz="0" w:space="0" w:color="auto"/>
            <w:left w:val="none" w:sz="0" w:space="0" w:color="auto"/>
            <w:bottom w:val="none" w:sz="0" w:space="0" w:color="auto"/>
            <w:right w:val="none" w:sz="0" w:space="0" w:color="auto"/>
          </w:divBdr>
        </w:div>
      </w:divsChild>
    </w:div>
    <w:div w:id="1842970372">
      <w:bodyDiv w:val="1"/>
      <w:marLeft w:val="0"/>
      <w:marRight w:val="0"/>
      <w:marTop w:val="0"/>
      <w:marBottom w:val="0"/>
      <w:divBdr>
        <w:top w:val="none" w:sz="0" w:space="0" w:color="auto"/>
        <w:left w:val="none" w:sz="0" w:space="0" w:color="auto"/>
        <w:bottom w:val="none" w:sz="0" w:space="0" w:color="auto"/>
        <w:right w:val="none" w:sz="0" w:space="0" w:color="auto"/>
      </w:divBdr>
    </w:div>
    <w:div w:id="1844853264">
      <w:bodyDiv w:val="1"/>
      <w:marLeft w:val="0"/>
      <w:marRight w:val="0"/>
      <w:marTop w:val="0"/>
      <w:marBottom w:val="0"/>
      <w:divBdr>
        <w:top w:val="none" w:sz="0" w:space="0" w:color="auto"/>
        <w:left w:val="none" w:sz="0" w:space="0" w:color="auto"/>
        <w:bottom w:val="none" w:sz="0" w:space="0" w:color="auto"/>
        <w:right w:val="none" w:sz="0" w:space="0" w:color="auto"/>
      </w:divBdr>
    </w:div>
    <w:div w:id="196989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chart" Target="charts/chart1.xml"/><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link\PycharmProjects\RBASE_Problem\scratch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link\PycharmProjects\RBASE_Problem\scratch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Surviving Aircraft vs. Starting Aircraft</a:t>
            </a:r>
            <a:r>
              <a:rPr lang="en-US" baseline="0"/>
              <a:t> under 3 different barrage sizes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'Figure 5'!$L$12</c:f>
              <c:strCache>
                <c:ptCount val="1"/>
                <c:pt idx="0">
                  <c:v>Survivors (G=P)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'Figure 5'!$K$13:$K$21</c:f>
              <c:numCache>
                <c:formatCode>General</c:formatCode>
                <c:ptCount val="9"/>
                <c:pt idx="0">
                  <c:v>0</c:v>
                </c:pt>
                <c:pt idx="1">
                  <c:v>4</c:v>
                </c:pt>
                <c:pt idx="2">
                  <c:v>8</c:v>
                </c:pt>
                <c:pt idx="3">
                  <c:v>12</c:v>
                </c:pt>
                <c:pt idx="4">
                  <c:v>16</c:v>
                </c:pt>
                <c:pt idx="5">
                  <c:v>20</c:v>
                </c:pt>
                <c:pt idx="6">
                  <c:v>24</c:v>
                </c:pt>
                <c:pt idx="7">
                  <c:v>28</c:v>
                </c:pt>
                <c:pt idx="8">
                  <c:v>32</c:v>
                </c:pt>
              </c:numCache>
            </c:numRef>
          </c:xVal>
          <c:yVal>
            <c:numRef>
              <c:f>'Figure 5'!$L$13:$L$21</c:f>
              <c:numCache>
                <c:formatCode>General</c:formatCode>
                <c:ptCount val="9"/>
                <c:pt idx="0">
                  <c:v>0</c:v>
                </c:pt>
                <c:pt idx="1">
                  <c:v>3.5</c:v>
                </c:pt>
                <c:pt idx="2">
                  <c:v>6</c:v>
                </c:pt>
                <c:pt idx="3">
                  <c:v>7.5</c:v>
                </c:pt>
                <c:pt idx="4">
                  <c:v>8</c:v>
                </c:pt>
                <c:pt idx="5">
                  <c:v>7.5</c:v>
                </c:pt>
                <c:pt idx="6">
                  <c:v>6</c:v>
                </c:pt>
                <c:pt idx="7">
                  <c:v>3.5</c:v>
                </c:pt>
                <c:pt idx="8">
                  <c:v>0</c:v>
                </c:pt>
              </c:numCache>
            </c:numRef>
          </c:yVal>
          <c:smooth val="0"/>
          <c:extLst>
            <c:ext xmlns:c16="http://schemas.microsoft.com/office/drawing/2014/chart" uri="{C3380CC4-5D6E-409C-BE32-E72D297353CC}">
              <c16:uniqueId val="{00000000-5094-4B41-9BE5-68ADF46C66D2}"/>
            </c:ext>
          </c:extLst>
        </c:ser>
        <c:ser>
          <c:idx val="1"/>
          <c:order val="1"/>
          <c:tx>
            <c:strRef>
              <c:f>'Figure 5'!$M$12</c:f>
              <c:strCache>
                <c:ptCount val="1"/>
                <c:pt idx="0">
                  <c:v>Survivors (G=P+4)</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'Figure 5'!$K$13:$K$21</c:f>
              <c:numCache>
                <c:formatCode>General</c:formatCode>
                <c:ptCount val="9"/>
                <c:pt idx="0">
                  <c:v>0</c:v>
                </c:pt>
                <c:pt idx="1">
                  <c:v>4</c:v>
                </c:pt>
                <c:pt idx="2">
                  <c:v>8</c:v>
                </c:pt>
                <c:pt idx="3">
                  <c:v>12</c:v>
                </c:pt>
                <c:pt idx="4">
                  <c:v>16</c:v>
                </c:pt>
                <c:pt idx="5">
                  <c:v>20</c:v>
                </c:pt>
                <c:pt idx="6">
                  <c:v>24</c:v>
                </c:pt>
                <c:pt idx="7">
                  <c:v>28</c:v>
                </c:pt>
                <c:pt idx="8">
                  <c:v>32</c:v>
                </c:pt>
              </c:numCache>
            </c:numRef>
          </c:xVal>
          <c:yVal>
            <c:numRef>
              <c:f>'Figure 5'!$M$13:$M$21</c:f>
              <c:numCache>
                <c:formatCode>General</c:formatCode>
                <c:ptCount val="9"/>
                <c:pt idx="0">
                  <c:v>0</c:v>
                </c:pt>
                <c:pt idx="1">
                  <c:v>3</c:v>
                </c:pt>
                <c:pt idx="2">
                  <c:v>5</c:v>
                </c:pt>
                <c:pt idx="3">
                  <c:v>6</c:v>
                </c:pt>
                <c:pt idx="4">
                  <c:v>6</c:v>
                </c:pt>
                <c:pt idx="5">
                  <c:v>5</c:v>
                </c:pt>
                <c:pt idx="6">
                  <c:v>3</c:v>
                </c:pt>
                <c:pt idx="7">
                  <c:v>0</c:v>
                </c:pt>
              </c:numCache>
            </c:numRef>
          </c:yVal>
          <c:smooth val="0"/>
          <c:extLst>
            <c:ext xmlns:c16="http://schemas.microsoft.com/office/drawing/2014/chart" uri="{C3380CC4-5D6E-409C-BE32-E72D297353CC}">
              <c16:uniqueId val="{00000001-5094-4B41-9BE5-68ADF46C66D2}"/>
            </c:ext>
          </c:extLst>
        </c:ser>
        <c:ser>
          <c:idx val="2"/>
          <c:order val="2"/>
          <c:tx>
            <c:strRef>
              <c:f>'Figure 5'!$N$12</c:f>
              <c:strCache>
                <c:ptCount val="1"/>
                <c:pt idx="0">
                  <c:v>Survivors (G=P-4)</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'Figure 5'!$K$13:$K$21</c:f>
              <c:numCache>
                <c:formatCode>General</c:formatCode>
                <c:ptCount val="9"/>
                <c:pt idx="0">
                  <c:v>0</c:v>
                </c:pt>
                <c:pt idx="1">
                  <c:v>4</c:v>
                </c:pt>
                <c:pt idx="2">
                  <c:v>8</c:v>
                </c:pt>
                <c:pt idx="3">
                  <c:v>12</c:v>
                </c:pt>
                <c:pt idx="4">
                  <c:v>16</c:v>
                </c:pt>
                <c:pt idx="5">
                  <c:v>20</c:v>
                </c:pt>
                <c:pt idx="6">
                  <c:v>24</c:v>
                </c:pt>
                <c:pt idx="7">
                  <c:v>28</c:v>
                </c:pt>
                <c:pt idx="8">
                  <c:v>32</c:v>
                </c:pt>
              </c:numCache>
            </c:numRef>
          </c:xVal>
          <c:yVal>
            <c:numRef>
              <c:f>'Figure 5'!$N$13:$N$21</c:f>
              <c:numCache>
                <c:formatCode>General</c:formatCode>
                <c:ptCount val="9"/>
                <c:pt idx="0">
                  <c:v>0</c:v>
                </c:pt>
                <c:pt idx="1">
                  <c:v>4</c:v>
                </c:pt>
                <c:pt idx="2">
                  <c:v>7</c:v>
                </c:pt>
                <c:pt idx="3">
                  <c:v>9</c:v>
                </c:pt>
                <c:pt idx="4">
                  <c:v>10</c:v>
                </c:pt>
                <c:pt idx="5">
                  <c:v>10</c:v>
                </c:pt>
                <c:pt idx="6">
                  <c:v>9</c:v>
                </c:pt>
                <c:pt idx="7">
                  <c:v>7</c:v>
                </c:pt>
                <c:pt idx="8">
                  <c:v>4</c:v>
                </c:pt>
              </c:numCache>
            </c:numRef>
          </c:yVal>
          <c:smooth val="0"/>
          <c:extLst>
            <c:ext xmlns:c16="http://schemas.microsoft.com/office/drawing/2014/chart" uri="{C3380CC4-5D6E-409C-BE32-E72D297353CC}">
              <c16:uniqueId val="{00000002-5094-4B41-9BE5-68ADF46C66D2}"/>
            </c:ext>
          </c:extLst>
        </c:ser>
        <c:dLbls>
          <c:showLegendKey val="0"/>
          <c:showVal val="0"/>
          <c:showCatName val="0"/>
          <c:showSerName val="0"/>
          <c:showPercent val="0"/>
          <c:showBubbleSize val="0"/>
        </c:dLbls>
        <c:axId val="1423955679"/>
        <c:axId val="1279944687"/>
      </c:scatterChart>
      <c:valAx>
        <c:axId val="1423955679"/>
        <c:scaling>
          <c:orientation val="minMax"/>
          <c:max val="3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Starting A/C</a:t>
                </a:r>
              </a:p>
            </c:rich>
          </c:tx>
          <c:layout>
            <c:manualLayout>
              <c:xMode val="edge"/>
              <c:yMode val="edge"/>
              <c:x val="0.43359813801900715"/>
              <c:y val="0.719301163557763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44687"/>
        <c:crosses val="autoZero"/>
        <c:crossBetween val="midCat"/>
        <c:majorUnit val="4"/>
      </c:valAx>
      <c:valAx>
        <c:axId val="12799446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Surviving A/C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39556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Missile Misses vs. Starting</a:t>
            </a:r>
            <a:r>
              <a:rPr lang="en-US" baseline="0"/>
              <a:t> Aircraft under 3 different barrage sizes</a:t>
            </a:r>
            <a:endParaRPr lang="en-US"/>
          </a:p>
        </c:rich>
      </c:tx>
      <c:layout>
        <c:manualLayout>
          <c:xMode val="edge"/>
          <c:yMode val="edge"/>
          <c:x val="0.18651377952755904"/>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'Figure 5'!$L$2</c:f>
              <c:strCache>
                <c:ptCount val="1"/>
                <c:pt idx="0">
                  <c:v>misses (G=P)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'Figure 5'!$K$4:$K$11</c:f>
              <c:numCache>
                <c:formatCode>General</c:formatCode>
                <c:ptCount val="8"/>
                <c:pt idx="0">
                  <c:v>4</c:v>
                </c:pt>
                <c:pt idx="1">
                  <c:v>8</c:v>
                </c:pt>
                <c:pt idx="2">
                  <c:v>12</c:v>
                </c:pt>
                <c:pt idx="3">
                  <c:v>16</c:v>
                </c:pt>
                <c:pt idx="4">
                  <c:v>20</c:v>
                </c:pt>
                <c:pt idx="5">
                  <c:v>24</c:v>
                </c:pt>
                <c:pt idx="6">
                  <c:v>28</c:v>
                </c:pt>
                <c:pt idx="7">
                  <c:v>32</c:v>
                </c:pt>
              </c:numCache>
            </c:numRef>
          </c:xVal>
          <c:yVal>
            <c:numRef>
              <c:f>'Figure 5'!$L$4:$L$11</c:f>
              <c:numCache>
                <c:formatCode>General</c:formatCode>
                <c:ptCount val="8"/>
                <c:pt idx="0">
                  <c:v>3.5</c:v>
                </c:pt>
                <c:pt idx="1">
                  <c:v>6</c:v>
                </c:pt>
                <c:pt idx="2">
                  <c:v>7.5</c:v>
                </c:pt>
                <c:pt idx="3">
                  <c:v>8</c:v>
                </c:pt>
                <c:pt idx="4">
                  <c:v>7.5</c:v>
                </c:pt>
                <c:pt idx="5">
                  <c:v>6</c:v>
                </c:pt>
                <c:pt idx="6">
                  <c:v>3.5</c:v>
                </c:pt>
                <c:pt idx="7">
                  <c:v>0</c:v>
                </c:pt>
              </c:numCache>
            </c:numRef>
          </c:yVal>
          <c:smooth val="0"/>
          <c:extLst>
            <c:ext xmlns:c16="http://schemas.microsoft.com/office/drawing/2014/chart" uri="{C3380CC4-5D6E-409C-BE32-E72D297353CC}">
              <c16:uniqueId val="{00000000-4DDB-46A9-BA91-57F236248BA7}"/>
            </c:ext>
          </c:extLst>
        </c:ser>
        <c:ser>
          <c:idx val="1"/>
          <c:order val="1"/>
          <c:tx>
            <c:strRef>
              <c:f>'Figure 5'!$M$2</c:f>
              <c:strCache>
                <c:ptCount val="1"/>
                <c:pt idx="0">
                  <c:v>misses(G = P+4)</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'Figure 5'!$K$4:$K$11</c:f>
              <c:numCache>
                <c:formatCode>General</c:formatCode>
                <c:ptCount val="8"/>
                <c:pt idx="0">
                  <c:v>4</c:v>
                </c:pt>
                <c:pt idx="1">
                  <c:v>8</c:v>
                </c:pt>
                <c:pt idx="2">
                  <c:v>12</c:v>
                </c:pt>
                <c:pt idx="3">
                  <c:v>16</c:v>
                </c:pt>
                <c:pt idx="4">
                  <c:v>20</c:v>
                </c:pt>
                <c:pt idx="5">
                  <c:v>24</c:v>
                </c:pt>
                <c:pt idx="6">
                  <c:v>28</c:v>
                </c:pt>
                <c:pt idx="7">
                  <c:v>32</c:v>
                </c:pt>
              </c:numCache>
            </c:numRef>
          </c:xVal>
          <c:yVal>
            <c:numRef>
              <c:f>'Figure 5'!$M$4:$M$11</c:f>
              <c:numCache>
                <c:formatCode>General</c:formatCode>
                <c:ptCount val="8"/>
                <c:pt idx="0">
                  <c:v>7</c:v>
                </c:pt>
                <c:pt idx="1">
                  <c:v>9</c:v>
                </c:pt>
                <c:pt idx="2">
                  <c:v>10</c:v>
                </c:pt>
                <c:pt idx="3">
                  <c:v>10</c:v>
                </c:pt>
                <c:pt idx="4">
                  <c:v>9</c:v>
                </c:pt>
                <c:pt idx="5">
                  <c:v>7</c:v>
                </c:pt>
                <c:pt idx="6">
                  <c:v>4</c:v>
                </c:pt>
                <c:pt idx="7">
                  <c:v>0</c:v>
                </c:pt>
              </c:numCache>
            </c:numRef>
          </c:yVal>
          <c:smooth val="0"/>
          <c:extLst>
            <c:ext xmlns:c16="http://schemas.microsoft.com/office/drawing/2014/chart" uri="{C3380CC4-5D6E-409C-BE32-E72D297353CC}">
              <c16:uniqueId val="{00000001-4DDB-46A9-BA91-57F236248BA7}"/>
            </c:ext>
          </c:extLst>
        </c:ser>
        <c:ser>
          <c:idx val="2"/>
          <c:order val="2"/>
          <c:tx>
            <c:strRef>
              <c:f>'Figure 5'!$N$2</c:f>
              <c:strCache>
                <c:ptCount val="1"/>
                <c:pt idx="0">
                  <c:v>misses(G = P-4)</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'Figure 5'!$K$4:$K$11</c:f>
              <c:numCache>
                <c:formatCode>General</c:formatCode>
                <c:ptCount val="8"/>
                <c:pt idx="0">
                  <c:v>4</c:v>
                </c:pt>
                <c:pt idx="1">
                  <c:v>8</c:v>
                </c:pt>
                <c:pt idx="2">
                  <c:v>12</c:v>
                </c:pt>
                <c:pt idx="3">
                  <c:v>16</c:v>
                </c:pt>
                <c:pt idx="4">
                  <c:v>20</c:v>
                </c:pt>
                <c:pt idx="5">
                  <c:v>24</c:v>
                </c:pt>
                <c:pt idx="6">
                  <c:v>28</c:v>
                </c:pt>
                <c:pt idx="7">
                  <c:v>32</c:v>
                </c:pt>
              </c:numCache>
            </c:numRef>
          </c:xVal>
          <c:yVal>
            <c:numRef>
              <c:f>'Figure 5'!$N$4:$N$11</c:f>
              <c:numCache>
                <c:formatCode>General</c:formatCode>
                <c:ptCount val="8"/>
                <c:pt idx="0">
                  <c:v>0</c:v>
                </c:pt>
                <c:pt idx="1">
                  <c:v>3</c:v>
                </c:pt>
                <c:pt idx="2">
                  <c:v>5</c:v>
                </c:pt>
                <c:pt idx="3">
                  <c:v>6</c:v>
                </c:pt>
                <c:pt idx="4">
                  <c:v>6</c:v>
                </c:pt>
                <c:pt idx="5">
                  <c:v>5</c:v>
                </c:pt>
                <c:pt idx="6">
                  <c:v>3</c:v>
                </c:pt>
                <c:pt idx="7">
                  <c:v>0</c:v>
                </c:pt>
              </c:numCache>
            </c:numRef>
          </c:yVal>
          <c:smooth val="0"/>
          <c:extLst>
            <c:ext xmlns:c16="http://schemas.microsoft.com/office/drawing/2014/chart" uri="{C3380CC4-5D6E-409C-BE32-E72D297353CC}">
              <c16:uniqueId val="{00000002-4DDB-46A9-BA91-57F236248BA7}"/>
            </c:ext>
          </c:extLst>
        </c:ser>
        <c:dLbls>
          <c:showLegendKey val="0"/>
          <c:showVal val="0"/>
          <c:showCatName val="0"/>
          <c:showSerName val="0"/>
          <c:showPercent val="0"/>
          <c:showBubbleSize val="0"/>
        </c:dLbls>
        <c:axId val="1273935727"/>
        <c:axId val="1425619439"/>
      </c:scatterChart>
      <c:valAx>
        <c:axId val="1273935727"/>
        <c:scaling>
          <c:orientation val="minMax"/>
          <c:max val="3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Starting A/C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5619439"/>
        <c:crosses val="autoZero"/>
        <c:crossBetween val="midCat"/>
      </c:valAx>
      <c:valAx>
        <c:axId val="1425619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Missile Misses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393572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6D810136FE4B198FCCFBE9BA76725A"/>
        <w:category>
          <w:name w:val="General"/>
          <w:gallery w:val="placeholder"/>
        </w:category>
        <w:types>
          <w:type w:val="bbPlcHdr"/>
        </w:types>
        <w:behaviors>
          <w:behavior w:val="content"/>
        </w:behaviors>
        <w:guid w:val="{7510D51A-502C-4B39-81A7-1175ED9B8C98}"/>
      </w:docPartPr>
      <w:docPartBody>
        <w:p w:rsidR="00126C4A" w:rsidRDefault="00B833B9" w:rsidP="00B833B9">
          <w:pPr>
            <w:pStyle w:val="5A6D810136FE4B198FCCFBE9BA76725A"/>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22303"/>
    <w:rsid w:val="000915D6"/>
    <w:rsid w:val="00126C4A"/>
    <w:rsid w:val="001A5FE1"/>
    <w:rsid w:val="001E3C27"/>
    <w:rsid w:val="0025019C"/>
    <w:rsid w:val="00261C30"/>
    <w:rsid w:val="004B18C6"/>
    <w:rsid w:val="005D775F"/>
    <w:rsid w:val="00822303"/>
    <w:rsid w:val="009438DF"/>
    <w:rsid w:val="00B833B9"/>
    <w:rsid w:val="00DB69A3"/>
    <w:rsid w:val="00E02604"/>
    <w:rsid w:val="00EE5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3C27"/>
    <w:rPr>
      <w:color w:val="808080"/>
    </w:rPr>
  </w:style>
  <w:style w:type="paragraph" w:customStyle="1" w:styleId="5A6D810136FE4B198FCCFBE9BA76725A">
    <w:name w:val="5A6D810136FE4B198FCCFBE9BA76725A"/>
    <w:rsid w:val="00B833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2719b-0603-4996-adda-10f109764eaf">
  <we:reference id="f78a3046-9e99-4300-aa2b-5814002b01a2" version="1.55.1.0" store="excatalog" storeType="excatalog"/>
  <we:alternateReferences/>
  <we:properties>
    <we:property name="MENDELEY_CITATIONS" value="[{&quot;citationID&quot;:&quot;MENDELEY_CITATION_ab93c4f4-c8ee-4862-afad-601ccbf1cc37&quot;,&quot;properties&quot;:{&quot;noteIndex&quot;:0},&quot;isEdited&quot;:false,&quot;manualOverride&quot;:{&quot;isManuallyOverridden&quot;:false,&quot;citeprocText&quot;:&quot;(Arabia, 2022)&quot;,&quot;manualOverrideText&quot;:&quot;&quot;},&quot;citationTag&quot;:&quot;MENDELEY_CITATION_v3_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&quot;,&quot;citationItems&quot;:[{&quot;id&quot;:&quot;75caf5dd-9a8c-36b0-b2b4-569fdabef629&quot;,&quot;itemData&quot;:{&quot;type&quot;:&quot;report&quot;,&quot;id&quot;:&quot;75caf5dd-9a8c-36b0-b2b4-569fdabef629&quot;,&quot;title&quot;:&quot;National Advanced Surface-to-Air Missile System&quot;,&quot;author&quot;:[{&quot;family&quot;:&quot;Arabia&quot;,&quot;given&quot;:&quot;Christina, Bowen, Andrew, Welt, Cory. Feickert, Andrew&quot;,&quot;parse-names&quot;:false,&quot;dropping-particle&quot;:&quot;&quot;,&quot;non-dropping-particle&quot;:&quot;&quot;}],&quot;issued&quot;:{&quot;date-parts&quot;:[[2022,12]]},&quot;publisher-place&quot;:&quot;Washington D.C.&quot;,&quot;container-title-short&quot;:&quot;&quot;},&quot;isTemporary&quot;:false}]},{&quot;citationID&quot;:&quot;MENDELEY_CITATION_53a0a781-2e4a-44b9-827d-34c5a109fe08&quot;,&quot;properties&quot;:{&quot;noteIndex&quot;:0},&quot;isEdited&quot;:false,&quot;manualOverride&quot;:{&quot;isManuallyOverridden&quot;:false,&quot;citeprocText&quot;:&quot;(&lt;i&gt;THAAD Proven Integrated Air and Missile Defense&lt;/i&gt;, n.d.)&quot;,&quot;manualOverrideText&quot;:&quot;&quot;},&quot;citationTag&quot;:&quot;MENDELEY_CITATION_v3_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&quot;,&quot;citationItems&quot;:[{&quot;id&quot;:&quot;d837b99d-5d56-3f4f-9f03-c97173b297f0&quot;,&quot;itemData&quot;:{&quot;type&quot;:&quot;webpage&quot;,&quot;id&quot;:&quot;d837b99d-5d56-3f4f-9f03-c97173b297f0&quot;,&quot;title&quot;:&quot;THAAD Proven Integrated Air and Missile Defense&quot;,&quot;container-title&quot;:&quot;Lockheed Martin&quot;,&quot;accessed&quot;:{&quot;date-parts&quot;:[[2023,3,6]]},&quot;URL&quot;:&quot;https://www.lockheedmartin.com/en-us/products/thaad.html#:~:text=The%20Terminal%20High%20Altitude%20Area,outside%20and%20inside%20the%20atmosphere.&quot;,&quot;container-title-short&quot;:&quot;&quot;},&quot;isTemporary&quot;:false}]},{&quot;citationID&quot;:&quot;MENDELEY_CITATION_33728dc9-0936-4cc7-bbc3-974e93c1a0a3&quot;,&quot;properties&quot;:{&quot;noteIndex&quot;:0},&quot;isEdited&quot;:false,&quot;manualOverride&quot;:{&quot;isManuallyOverridden&quot;:false,&quot;citeprocText&quot;:&quot;(&lt;i&gt;Inflatable Military Aircraft&lt;/i&gt;, n.d.)&quot;,&quot;manualOverrideText&quot;:&quot;&quot;},&quot;citationTag&quot;:&quot;MENDELEY_CITATION_v3_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&quot;,&quot;citationItems&quot;:[{&quot;id&quot;:&quot;f7e11678-73a1-3593-9c83-7398fc19d30d&quot;,&quot;itemData&quot;:{&quot;type&quot;:&quot;webpage&quot;,&quot;id&quot;:&quot;f7e11678-73a1-3593-9c83-7398fc19d30d&quot;,&quot;title&quot;:&quot;Inflatable Military Aircraft&quot;,&quot;container-title&quot;:&quot;I2k Defense&quot;,&quot;accessed&quot;:{&quot;date-parts&quot;:[[2023,3,6]]},&quot;URL&quot;:&quot;https://i2kdefense.com/inflatable-military-aircraft/&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7B6162BC4F42439267DB80661F4673" ma:contentTypeVersion="9" ma:contentTypeDescription="Create a new document." ma:contentTypeScope="" ma:versionID="16c75e602b2380215ef39220f33c419d">
  <xsd:schema xmlns:xsd="http://www.w3.org/2001/XMLSchema" xmlns:xs="http://www.w3.org/2001/XMLSchema" xmlns:p="http://schemas.microsoft.com/office/2006/metadata/properties" xmlns:ns1="http://schemas.microsoft.com/sharepoint/v3" xmlns:ns2="406ae4f8-c178-4aab-8d62-a42fb23f27da" xmlns:ns3="289f6a2b-9f84-40af-afd0-7a9973337bc8" targetNamespace="http://schemas.microsoft.com/office/2006/metadata/properties" ma:root="true" ma:fieldsID="392c7a70c6d7c3e72282bab7dacc3c6a" ns1:_="" ns2:_="" ns3:_="">
    <xsd:import namespace="http://schemas.microsoft.com/sharepoint/v3"/>
    <xsd:import namespace="406ae4f8-c178-4aab-8d62-a42fb23f27da"/>
    <xsd:import namespace="289f6a2b-9f84-40af-afd0-7a9973337bc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6ae4f8-c178-4aab-8d62-a42fb23f27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cffaf5dc-3735-4fce-97e2-f6f35f147f7f"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9f6a2b-9f84-40af-afd0-7a9973337bc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2b41833-8dd4-4b23-8a3a-935eef9d07e7}" ma:internalName="TaxCatchAll" ma:showField="CatchAllData" ma:web="289f6a2b-9f84-40af-afd0-7a9973337bc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Dep22</b:Tag>
    <b:SourceType>ElectronicSource</b:SourceType>
    <b:Guid>{B816594F-F927-4778-8B6F-EC4183013FFE}</b:Guid>
    <b:Author>
      <b:Author>
        <b:Corporate>Curtis E. LeMay Center</b:Corporate>
      </b:Author>
    </b:Author>
    <b:Title>Air Force Doctrine Note 1-21</b:Title>
    <b:Year>2022</b:Year>
    <b:Month>August</b:Month>
    <b:Day>23</b:Day>
    <b:RefOrder>5</b:RefOrder>
  </b:Source>
  <b:Source>
    <b:Tag>Vic20</b:Tag>
    <b:SourceType>Report</b:SourceType>
    <b:Guid>{23B07E93-FBCE-40D1-BDF5-B2D33CEBE625}</b:Guid>
    <b:Title>Air Base Defense: Rethinking Army and Air Force Roles and Functions</b:Title>
    <b:City>Santa Monica</b:City>
    <b:Year>2020</b:Year>
    <b:Publisher>RAND Corporation</b:Publisher>
    <b:Author>
      <b:Author>
        <b:NameList>
          <b:Person>
            <b:Last>Vick</b:Last>
            <b:Middle>J</b:Middle>
            <b:First>Alan</b:First>
          </b:Person>
          <b:Person>
            <b:Last>Zeigler</b:Last>
            <b:Middle>M</b:Middle>
            <b:First>Sean</b:First>
          </b:Person>
          <b:Person>
            <b:Last>Brackup</b:Last>
            <b:First>Julia</b:First>
          </b:Person>
          <b:Person>
            <b:Last>Meyers</b:Last>
            <b:Middle>Speed</b:Middle>
            <b:First>John</b:First>
          </b:Person>
        </b:NameList>
      </b:Author>
    </b:Author>
    <b:RefOrder>3</b:RefOrder>
  </b:Source>
  <b:Source>
    <b:Tag>Orl23</b:Tag>
    <b:SourceType>Report</b:SourceType>
    <b:Guid>{CCE284CE-502E-40FB-8286-1E82E286549A}</b:Guid>
    <b:Title>How Can the Mobility Air Forces Better Support Adaptive Basing?</b:Title>
    <b:Year>2023</b:Year>
    <b:Publisher>RAND Project Air Force</b:Publisher>
    <b:City>Santa Monica</b:City>
    <b:Author>
      <b:Author>
        <b:NameList>
          <b:Person>
            <b:Last>Orletsky</b:Last>
            <b:Middle>T</b:Middle>
            <b:First>David</b:First>
          </b:Person>
          <b:Person>
            <b:Last>Brown</b:Last>
            <b:Middle>S</b:Middle>
            <b:First>Jeffrey</b:First>
          </b:Person>
          <b:Person>
            <b:Last>Deblois</b:Last>
            <b:First>Bradley</b:First>
          </b:Person>
          <b:Person>
            <b:Last>Mills</b:Last>
            <b:First>Patrick</b:First>
          </b:Person>
          <b:Person>
            <b:Last>Norton</b:Last>
            <b:Middle>M.</b:Middle>
            <b:First>Daniel</b:First>
          </b:Person>
          <b:Person>
            <b:Last>Brackup</b:Last>
            <b:First>Julia</b:First>
          </b:Person>
          <b:Person>
            <b:Last>Curriden </b:Last>
            <b:First>Christian</b:First>
          </b:Person>
          <b:Person>
            <b:Last>Grissom</b:Last>
            <b:First>Adam</b:First>
          </b:Person>
          <b:Person>
            <b:Last>Guffey</b:Last>
            <b:First>Robert</b:First>
          </b:Person>
        </b:NameList>
      </b:Author>
    </b:Author>
    <b:RefOrder>4</b:RefOrder>
  </b:Source>
  <b:Source>
    <b:Tag>Won22</b:Tag>
    <b:SourceType>Report</b:SourceType>
    <b:Guid>{479B5419-FD53-42CF-8773-98D585969312}</b:Guid>
    <b:Title>New Directions for Projecting Land Power in the Indo-Pacific</b:Title>
    <b:Year>2022</b:Year>
    <b:Publisher>Rand Corporation</b:Publisher>
    <b:City>Santa Monica</b:City>
    <b:Author>
      <b:Author>
        <b:NameList>
          <b:Person>
            <b:Last>Wong</b:Last>
            <b:Middle>P</b:Middle>
            <b:First>Jonathan</b:First>
          </b:Person>
          <b:Person>
            <b:Last>Mazarr</b:Last>
            <b:Middle>J</b:Middle>
            <b:First>Michael</b:First>
          </b:Person>
          <b:Person>
            <b:Last>Beauchamp-mustafaga</b:Last>
            <b:First>Nathan</b:First>
          </b:Person>
          <b:Person>
            <b:Last>Bohnert</b:Last>
            <b:First>Michael</b:First>
          </b:Person>
          <b:Person>
            <b:Last>Boston</b:Last>
            <b:First>Scott</b:First>
          </b:Person>
          <b:Person>
            <b:Last>Curriden</b:Last>
            <b:First>Christian</b:First>
          </b:Person>
          <b:Person>
            <b:Last>Eaton</b:Last>
            <b:First>Derek</b:First>
          </b:Person>
          <b:Person>
            <b:Last>Fauerback</b:Last>
            <b:Middle>W</b:Middle>
            <b:First>Gregory</b:First>
          </b:Person>
          <b:Person>
            <b:Last>Fleming</b:Last>
            <b:First>Joslyn</b:First>
          </b:Person>
          <b:Person>
            <b:Last>Giglio</b:Last>
            <b:First>Katheryn</b:First>
          </b:Person>
          <b:Person>
            <b:Last>Goldfeld</b:Last>
            <b:Middle>A</b:Middle>
            <b:First>Dahlia</b:First>
          </b:Person>
          <b:Person>
            <b:Last>Grossman</b:Last>
            <b:First>Derek</b:First>
          </b:Person>
          <b:Person>
            <b:Last>Heath</b:Last>
            <b:Middle>R</b:Middle>
            <b:First>Timothy</b:First>
          </b:Person>
          <b:Person>
            <b:Last>Jackson</b:Last>
            <b:Middle>C</b:Middle>
            <b:First>John</b:First>
          </b:Person>
          <b:Person>
            <b:Last>Linish</b:Last>
            <b:Middle>E</b:Middle>
            <b:First>Michael</b:First>
          </b:Person>
          <b:Person>
            <b:Last>Robinson</b:Last>
            <b:First>Eric</b:First>
          </b:Person>
          <b:Person>
            <b:Last>Saum-Manning</b:Last>
            <b:First>Lisa</b:First>
          </b:Person>
          <b:Person>
            <b:Last>Schwankhart</b:Last>
            <b:Middle>A</b:Middle>
            <b:First>Ryan</b:First>
          </b:Person>
          <b:Person>
            <b:Last>Schwille</b:Last>
            <b:First>Michael</b:First>
          </b:Person>
          <b:Person>
            <b:Last>Seabrook</b:Last>
            <b:Middle>B</b:Middle>
            <b:First>Stephan</b:First>
          </b:Person>
          <b:Person>
            <b:Last>Shih</b:Last>
            <b:First>Alice</b:First>
          </b:Person>
          <b:Person>
            <b:Last>Welch</b:Last>
            <b:First>Jonathan</b:First>
          </b:Person>
        </b:NameList>
      </b:Author>
    </b:Author>
    <b:RefOrder>6</b:RefOrder>
  </b:Source>
  <b:Source>
    <b:Tag>Lyn23</b:Tag>
    <b:SourceType>Report</b:SourceType>
    <b:Guid>{BEC0D730-BEEC-4690-B3A9-6CA0F416BAAF}</b:Guid>
    <b:Title>Operational Imperative: Investing Wisely to Bolster U.S. Air Bases against Chinese and Russian Attacks</b:Title>
    <b:Year>2023</b:Year>
    <b:Publisher>Rand Corporation</b:Publisher>
    <b:City>Santa Monica</b:City>
    <b:Author>
      <b:Author>
        <b:NameList>
          <b:Person>
            <b:Last>Lynch</b:Last>
            <b:First>Christopher</b:First>
          </b:Person>
          <b:Person>
            <b:Last>Costello</b:Last>
            <b:First>Rachel</b:First>
          </b:Person>
          <b:Person>
            <b:Last>Heim</b:Last>
            <b:Middle>L</b:Middle>
            <b:First>Jacob</b:First>
          </b:Person>
          <b:Person>
            <b:Last>Karode</b:Last>
            <b:First>Andrew</b:First>
          </b:Person>
          <b:Person>
            <b:Last>Mills</b:Last>
            <b:First>Patrick</b:First>
          </b:Person>
          <b:Person>
            <b:Last>Tripp</b:Last>
            <b:Middle>S</b:Middle>
            <b:First>Robert</b:First>
          </b:Person>
          <b:Person>
            <b:Last>Vick</b:Last>
            <b:Middle>J</b:Middle>
            <b:First>Alan</b:First>
          </b:Person>
        </b:NameList>
      </b:Author>
    </b:Author>
    <b:RefOrder>2</b:RefOrder>
  </b:Source>
  <b:Source>
    <b:Tag>Tho15</b:Tag>
    <b:SourceType>Report</b:SourceType>
    <b:Guid>{B98E8C5E-C93E-49A8-B580-5F75FBA808EF}</b:Guid>
    <b:Title>Project AIR FORCE Modeling Capabilities for Support of Combat Operations in Denied Environments</b:Title>
    <b:Year>2015</b:Year>
    <b:Publisher>Rand Corporation</b:Publisher>
    <b:City>Santa Monica</b:City>
    <b:Author>
      <b:Author>
        <b:NameList>
          <b:Person>
            <b:Last>Thomas</b:Last>
            <b:First>Brent</b:First>
          </b:Person>
          <b:Person>
            <b:Last>Amouzega</b:Last>
            <b:Middle>A</b:Middle>
            <b:First>Mahyar</b:First>
          </b:Person>
          <b:Person>
            <b:Last>Costello</b:Last>
            <b:First>Rachel</b:First>
          </b:Person>
          <b:Person>
            <b:Last>Guffey</b:Last>
            <b:Middle>A</b:Middle>
            <b:First>Robert</b:First>
          </b:Person>
          <b:Person>
            <b:Last>Karode</b:Last>
            <b:First>Andrew</b:First>
          </b:Person>
          <b:Person>
            <b:Last>Lynch</b:Last>
            <b:First>Christopher</b:First>
          </b:Person>
          <b:Person>
            <b:Last>Lynch</b:Last>
            <b:Middle>F.</b:Middle>
            <b:First>Kristin</b:First>
          </b:Person>
          <b:Person>
            <b:Last>Munson</b:Last>
            <b:First>Ken</b:First>
          </b:Person>
          <b:Person>
            <b:Last>Ohlandt</b:Last>
            <b:Middle>J.R.</b:Middle>
            <b:First>Chad</b:First>
          </b:Person>
          <b:Person>
            <b:Last>Romano</b:Last>
            <b:Middle>N</b:Middle>
            <b:First>Daniel</b:First>
          </b:Person>
        </b:NameList>
      </b:Author>
    </b:Author>
    <b:RefOrder>7</b:RefOrder>
  </b:Source>
  <b:Source>
    <b:Tag>Coz23</b:Tag>
    <b:SourceType>Report</b:SourceType>
    <b:Guid>{EF52D264-1FDA-4847-8C37-BC0279B73027}</b:Guid>
    <b:Title>Gaining Victory In Systems Warfare</b:Title>
    <b:Year>20223</b:Year>
    <b:Publisher>Rand Corporation</b:Publisher>
    <b:City>Santa Monica</b:City>
    <b:Author>
      <b:Author>
        <b:NameList>
          <b:Person>
            <b:Last>Cozad</b:Last>
            <b:First>Mark</b:First>
          </b:Person>
          <b:Person>
            <b:Last>Engstrom</b:Last>
            <b:First>Jeffrey</b:First>
          </b:Person>
          <b:Person>
            <b:Last>Harold</b:Last>
            <b:Middle>W</b:Middle>
            <b:First>Scott</b:First>
          </b:Person>
          <b:Person>
            <b:Last>Heath</b:Last>
            <b:Middle>R</b:Middle>
            <b:First>Timothy</b:First>
          </b:Person>
          <b:Person>
            <b:Last>Lilly</b:Last>
            <b:First>Sale</b:First>
          </b:Person>
          <b:Person>
            <b:Last>Burke</b:Last>
            <b:Middle>J</b:Middle>
            <b:First>Edmund</b:First>
          </b:Person>
          <b:Person>
            <b:Last>Brackup</b:Last>
            <b:First>Julia</b:First>
          </b:Person>
          <b:Person>
            <b:Last>Grossman</b:Last>
            <b:First>Derek</b:First>
          </b:Person>
        </b:NameList>
      </b:Author>
    </b:Author>
    <b:RefOrder>8</b:RefOrder>
  </b:Source>
  <b:Source>
    <b:Tag>I2k</b:Tag>
    <b:SourceType>InternetSite</b:SourceType>
    <b:Guid>{43986063-9C55-441D-A0C2-D8E6C239D6AF}</b:Guid>
    <b:Title>Inflatable Military Aircraft</b:Title>
    <b:Author>
      <b:Author>
        <b:Corporate>I2k Defense</b:Corporate>
      </b:Author>
    </b:Author>
    <b:InternetSiteTitle>i2kdefense.com</b:InternetSiteTitle>
    <b:URL>https://i2kdefense.com/inflatable-military-aircraft/</b:URL>
    <b:RefOrder>9</b:RefOrder>
  </b:Source>
  <b:Source>
    <b:Tag>Pop22</b:Tag>
    <b:SourceType>ArticleInAPeriodical</b:SourceType>
    <b:Guid>{7E386C6F-F41A-42BC-AC09-A1AC16FE6418}</b:Guid>
    <b:Title>Kendall details ‘Seven Operational Imperatives’ &amp; how they forge the Future Force</b:Title>
    <b:Year>2022</b:Year>
    <b:Month>3</b:Month>
    <b:Day>3</b:Day>
    <b:Author>
      <b:Author>
        <b:NameList>
          <b:Person>
            <b:Last>Pope</b:Last>
            <b:First>Charles</b:First>
          </b:Person>
        </b:NameList>
      </b:Author>
    </b:Author>
    <b:PeriodicalTitle>Secretary of the Air Force Public Affairs</b:PeriodicalTitle>
    <b:RefOrder>10</b:RefOrder>
  </b:Source>
  <b:Source>
    <b:Tag>Ara22</b:Tag>
    <b:SourceType>Report</b:SourceType>
    <b:Guid>{F1E4F50D-045A-416F-8A57-91264C51B9DA}</b:Guid>
    <b:Author>
      <b:Author>
        <b:NameList>
          <b:Person>
            <b:Last>Arabia</b:Last>
            <b:First>Christina</b:First>
          </b:Person>
          <b:Person>
            <b:Last>Bowen</b:Last>
            <b:First>Andrew </b:First>
          </b:Person>
          <b:Person>
            <b:Last>Welt</b:Last>
            <b:First>Cory</b:First>
          </b:Person>
          <b:Person>
            <b:Last>Feickert</b:Last>
            <b:First>Andrew</b:First>
          </b:Person>
        </b:NameList>
      </b:Author>
    </b:Author>
    <b:Title>National Advanced Surface-to-Air Missile System</b:Title>
    <b:Year>2022</b:Year>
    <b:Publisher>Congressional Research Service</b:Publisher>
    <b:City>Washington D.C.</b:City>
    <b:RefOrder>11</b:RefOrder>
  </b:Source>
  <b:Source>
    <b:Tag>Loc</b:Tag>
    <b:SourceType>InternetSite</b:SourceType>
    <b:Guid>{2536ACF1-8625-4CF8-88C2-211F5B8E72BA}</b:Guid>
    <b:Title>THAAD Proven Integrated Air and Missile Defense</b:Title>
    <b:Author>
      <b:Author>
        <b:Corporate>Lockheed Martin</b:Corporate>
      </b:Author>
    </b:Author>
    <b:InternetSiteTitle>lockheedmartin.com</b:InternetSiteTitle>
    <b:URL>https://www.lockheedmartin.com/en-us/products/thaad.html#:~:text=The%20Terminal%20High%20Altitude%20Area,outside%20and%20inside%20the%20atmosphere.</b:URL>
    <b:RefOrder>12</b:RefOrder>
  </b:Source>
  <b:Source>
    <b:Tag>Ger00</b:Tag>
    <b:SourceType>Book</b:SourceType>
    <b:Guid>{5CE4A689-4ACE-4C9A-A985-F0F32FCCD22F}</b:Guid>
    <b:Title>The Art of Darkness: Deception and Urban Operations</b:Title>
    <b:Year>2000</b:Year>
    <b:City>Santa Monica, CA</b:City>
    <b:Publisher>RAND Corporation</b:Publisher>
    <b:Author>
      <b:Author>
        <b:NameList>
          <b:Person>
            <b:Last>Gerwehr</b:Last>
            <b:First>Scott</b:First>
          </b:Person>
          <b:Person>
            <b:Last>Glenn</b:Last>
            <b:Middle>W</b:Middle>
            <b:First>Russell</b:First>
          </b:Person>
        </b:NameList>
      </b:Author>
    </b:Author>
    <b:RefOrder>13</b:RefOrder>
  </b:Source>
  <b:Source>
    <b:Tag>PYL03</b:Tag>
    <b:SourceType>DocumentFromInternetSite</b:SourceType>
    <b:Guid>{7DC0EF80-C457-4316-BB9A-E74C2C469390}</b:Guid>
    <b:Title>Iraq's Army Was Once World's 4th-Largest</b:Title>
    <b:Year>2003</b:Year>
    <b:InternetSiteTitle>Midland Daily News</b:InternetSiteTitle>
    <b:Month>March</b:Month>
    <b:Day>31</b:Day>
    <b:URL>https://www.ourmidland.com/news/article/Iraq-s-Army-Was-Once-World-s-4th-Largest-7151366.php</b:URL>
    <b:Author>
      <b:Author>
        <b:NameList>
          <b:Person>
            <b:Last>PYLE</b:Last>
            <b:First>Richard</b:First>
          </b:Person>
        </b:NameList>
      </b:Author>
    </b:Author>
    <b:PublicationTitle>Midland Daily News</b:PublicationTitle>
    <b:YearAccessed>2023</b:YearAccessed>
    <b:MonthAccessed>March</b:MonthAccessed>
    <b:DayAccessed>21</b:DayAccessed>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89f6a2b-9f84-40af-afd0-7a9973337bc8" xsi:nil="true"/>
    <lcf76f155ced4ddcb4097134ff3c332f xmlns="406ae4f8-c178-4aab-8d62-a42fb23f27d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ABC293C-5DD8-4542-97D3-EF757633E06C}">
  <ds:schemaRefs>
    <ds:schemaRef ds:uri="http://schemas.microsoft.com/sharepoint/v3/contenttype/forms"/>
  </ds:schemaRefs>
</ds:datastoreItem>
</file>

<file path=customXml/itemProps2.xml><?xml version="1.0" encoding="utf-8"?>
<ds:datastoreItem xmlns:ds="http://schemas.openxmlformats.org/officeDocument/2006/customXml" ds:itemID="{E3606186-CFC3-4DD5-9B99-528404FB7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06ae4f8-c178-4aab-8d62-a42fb23f27da"/>
    <ds:schemaRef ds:uri="289f6a2b-9f84-40af-afd0-7a9973337b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35A03F-CBCB-4E80-82F5-896F4CE65650}">
  <ds:schemaRefs>
    <ds:schemaRef ds:uri="http://schemas.openxmlformats.org/officeDocument/2006/bibliography"/>
  </ds:schemaRefs>
</ds:datastoreItem>
</file>

<file path=customXml/itemProps4.xml><?xml version="1.0" encoding="utf-8"?>
<ds:datastoreItem xmlns:ds="http://schemas.openxmlformats.org/officeDocument/2006/customXml" ds:itemID="{B855FDFA-4F15-4D27-993F-24D5A393104F}">
  <ds:schemaRefs>
    <ds:schemaRef ds:uri="http://schemas.microsoft.com/office/2006/metadata/properties"/>
    <ds:schemaRef ds:uri="http://schemas.microsoft.com/office/infopath/2007/PartnerControls"/>
    <ds:schemaRef ds:uri="http://schemas.microsoft.com/sharepoint/v3"/>
    <ds:schemaRef ds:uri="289f6a2b-9f84-40af-afd0-7a9973337bc8"/>
    <ds:schemaRef ds:uri="406ae4f8-c178-4aab-8d62-a42fb23f27da"/>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24</Pages>
  <Words>6175</Words>
  <Characters>35198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Olin Kennedy</dc:creator>
  <cp:keywords/>
  <dc:description/>
  <cp:lastModifiedBy>Olin Kennedy</cp:lastModifiedBy>
  <cp:revision>6</cp:revision>
  <dcterms:created xsi:type="dcterms:W3CDTF">2023-03-27T18:35:00Z</dcterms:created>
  <dcterms:modified xsi:type="dcterms:W3CDTF">2023-03-29T14:10:00Z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0x0101007B7B6162BC4F42439267DB80661F4673</vt:lpwstr>
  </property>
  <property fmtid="{D5CDD505-2E9C-101B-9397-08002B2CF9AE}" pid="3" name="GrammarlyDocumentId">
    <vt:lpwstr>a131e29648245bee1e2e9d87c192599eaf50407a91a7d2d34456e621accb9568</vt:lpwstr>
  </property>
</Properties>
</file>